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D3604F" w14:textId="74865F9C" w:rsidR="008F1D2D" w:rsidRDefault="005D26E8" w:rsidP="008F1D2D">
      <w:pPr>
        <w:pStyle w:val="Title"/>
      </w:pPr>
      <w:bookmarkStart w:id="0" w:name="_Toc105517059"/>
      <w:r>
        <w:t>AWS</w:t>
      </w:r>
      <w:r w:rsidR="008F1D2D">
        <w:t xml:space="preserve"> Template – 3 NIC 2 vThunder HA Instances </w:t>
      </w:r>
      <w:r w:rsidR="00C60936">
        <w:t>Dev Testing</w:t>
      </w:r>
    </w:p>
    <w:p w14:paraId="4422763D" w14:textId="77777777" w:rsidR="008F1D2D" w:rsidRDefault="008F1D2D" w:rsidP="008F1D2D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26821080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91EDD32" w14:textId="77777777" w:rsidR="008F1D2D" w:rsidRDefault="008F1D2D" w:rsidP="008F1D2D">
          <w:pPr>
            <w:pStyle w:val="TOCHeading"/>
          </w:pPr>
          <w:r>
            <w:t>Table of Contents</w:t>
          </w:r>
        </w:p>
        <w:p w14:paraId="75D91299" w14:textId="5681108C" w:rsidR="00F50933" w:rsidRDefault="008F1D2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515561" w:history="1">
            <w:r w:rsidR="00F50933" w:rsidRPr="001E312B">
              <w:rPr>
                <w:rStyle w:val="Hyperlink"/>
                <w:noProof/>
              </w:rPr>
              <w:t>Resource Creation</w:t>
            </w:r>
            <w:r w:rsidR="00F50933">
              <w:rPr>
                <w:noProof/>
                <w:webHidden/>
              </w:rPr>
              <w:tab/>
            </w:r>
            <w:r w:rsidR="00F50933">
              <w:rPr>
                <w:noProof/>
                <w:webHidden/>
              </w:rPr>
              <w:fldChar w:fldCharType="begin"/>
            </w:r>
            <w:r w:rsidR="00F50933">
              <w:rPr>
                <w:noProof/>
                <w:webHidden/>
              </w:rPr>
              <w:instrText xml:space="preserve"> PAGEREF _Toc119515561 \h </w:instrText>
            </w:r>
            <w:r w:rsidR="00F50933">
              <w:rPr>
                <w:noProof/>
                <w:webHidden/>
              </w:rPr>
            </w:r>
            <w:r w:rsidR="00F50933">
              <w:rPr>
                <w:noProof/>
                <w:webHidden/>
              </w:rPr>
              <w:fldChar w:fldCharType="separate"/>
            </w:r>
            <w:r w:rsidR="00F50933">
              <w:rPr>
                <w:noProof/>
                <w:webHidden/>
              </w:rPr>
              <w:t>2</w:t>
            </w:r>
            <w:r w:rsidR="00F50933">
              <w:rPr>
                <w:noProof/>
                <w:webHidden/>
              </w:rPr>
              <w:fldChar w:fldCharType="end"/>
            </w:r>
          </w:hyperlink>
        </w:p>
        <w:p w14:paraId="23AB71F1" w14:textId="2E4BFB1B" w:rsidR="00F50933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9515562" w:history="1">
            <w:r w:rsidR="00F50933" w:rsidRPr="001E312B">
              <w:rPr>
                <w:rStyle w:val="Hyperlink"/>
                <w:noProof/>
                <w:lang w:val="en-US" w:eastAsia="zh-CN"/>
              </w:rPr>
              <w:t>Resource Stack</w:t>
            </w:r>
            <w:r w:rsidR="00F50933">
              <w:rPr>
                <w:noProof/>
                <w:webHidden/>
              </w:rPr>
              <w:tab/>
            </w:r>
            <w:r w:rsidR="00F50933">
              <w:rPr>
                <w:noProof/>
                <w:webHidden/>
              </w:rPr>
              <w:fldChar w:fldCharType="begin"/>
            </w:r>
            <w:r w:rsidR="00F50933">
              <w:rPr>
                <w:noProof/>
                <w:webHidden/>
              </w:rPr>
              <w:instrText xml:space="preserve"> PAGEREF _Toc119515562 \h </w:instrText>
            </w:r>
            <w:r w:rsidR="00F50933">
              <w:rPr>
                <w:noProof/>
                <w:webHidden/>
              </w:rPr>
            </w:r>
            <w:r w:rsidR="00F50933">
              <w:rPr>
                <w:noProof/>
                <w:webHidden/>
              </w:rPr>
              <w:fldChar w:fldCharType="separate"/>
            </w:r>
            <w:r w:rsidR="00F50933">
              <w:rPr>
                <w:noProof/>
                <w:webHidden/>
              </w:rPr>
              <w:t>2</w:t>
            </w:r>
            <w:r w:rsidR="00F50933">
              <w:rPr>
                <w:noProof/>
                <w:webHidden/>
              </w:rPr>
              <w:fldChar w:fldCharType="end"/>
            </w:r>
          </w:hyperlink>
        </w:p>
        <w:p w14:paraId="033EF5DC" w14:textId="5CF10598" w:rsidR="00F50933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9515563" w:history="1">
            <w:r w:rsidR="00F50933" w:rsidRPr="001E312B">
              <w:rPr>
                <w:rStyle w:val="Hyperlink"/>
                <w:noProof/>
              </w:rPr>
              <w:t>Interfaces</w:t>
            </w:r>
            <w:r w:rsidR="00F50933">
              <w:rPr>
                <w:noProof/>
                <w:webHidden/>
              </w:rPr>
              <w:tab/>
            </w:r>
            <w:r w:rsidR="00F50933">
              <w:rPr>
                <w:noProof/>
                <w:webHidden/>
              </w:rPr>
              <w:fldChar w:fldCharType="begin"/>
            </w:r>
            <w:r w:rsidR="00F50933">
              <w:rPr>
                <w:noProof/>
                <w:webHidden/>
              </w:rPr>
              <w:instrText xml:space="preserve"> PAGEREF _Toc119515563 \h </w:instrText>
            </w:r>
            <w:r w:rsidR="00F50933">
              <w:rPr>
                <w:noProof/>
                <w:webHidden/>
              </w:rPr>
            </w:r>
            <w:r w:rsidR="00F50933">
              <w:rPr>
                <w:noProof/>
                <w:webHidden/>
              </w:rPr>
              <w:fldChar w:fldCharType="separate"/>
            </w:r>
            <w:r w:rsidR="00F50933">
              <w:rPr>
                <w:noProof/>
                <w:webHidden/>
              </w:rPr>
              <w:t>2</w:t>
            </w:r>
            <w:r w:rsidR="00F50933">
              <w:rPr>
                <w:noProof/>
                <w:webHidden/>
              </w:rPr>
              <w:fldChar w:fldCharType="end"/>
            </w:r>
          </w:hyperlink>
        </w:p>
        <w:p w14:paraId="216A9B17" w14:textId="5BE32692" w:rsidR="00F50933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9515564" w:history="1">
            <w:r w:rsidR="00F50933" w:rsidRPr="001E312B">
              <w:rPr>
                <w:rStyle w:val="Hyperlink"/>
                <w:noProof/>
              </w:rPr>
              <w:t>Subnets</w:t>
            </w:r>
            <w:r w:rsidR="00F50933">
              <w:rPr>
                <w:noProof/>
                <w:webHidden/>
              </w:rPr>
              <w:tab/>
            </w:r>
            <w:r w:rsidR="00F50933">
              <w:rPr>
                <w:noProof/>
                <w:webHidden/>
              </w:rPr>
              <w:fldChar w:fldCharType="begin"/>
            </w:r>
            <w:r w:rsidR="00F50933">
              <w:rPr>
                <w:noProof/>
                <w:webHidden/>
              </w:rPr>
              <w:instrText xml:space="preserve"> PAGEREF _Toc119515564 \h </w:instrText>
            </w:r>
            <w:r w:rsidR="00F50933">
              <w:rPr>
                <w:noProof/>
                <w:webHidden/>
              </w:rPr>
            </w:r>
            <w:r w:rsidR="00F50933">
              <w:rPr>
                <w:noProof/>
                <w:webHidden/>
              </w:rPr>
              <w:fldChar w:fldCharType="separate"/>
            </w:r>
            <w:r w:rsidR="00F50933">
              <w:rPr>
                <w:noProof/>
                <w:webHidden/>
              </w:rPr>
              <w:t>2</w:t>
            </w:r>
            <w:r w:rsidR="00F50933">
              <w:rPr>
                <w:noProof/>
                <w:webHidden/>
              </w:rPr>
              <w:fldChar w:fldCharType="end"/>
            </w:r>
          </w:hyperlink>
        </w:p>
        <w:p w14:paraId="11CC949B" w14:textId="5CCD8A07" w:rsidR="00F50933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9515565" w:history="1">
            <w:r w:rsidR="00F50933" w:rsidRPr="001E312B">
              <w:rPr>
                <w:rStyle w:val="Hyperlink"/>
                <w:noProof/>
              </w:rPr>
              <w:t>Virtual Network</w:t>
            </w:r>
            <w:r w:rsidR="00F50933">
              <w:rPr>
                <w:noProof/>
                <w:webHidden/>
              </w:rPr>
              <w:tab/>
            </w:r>
            <w:r w:rsidR="00F50933">
              <w:rPr>
                <w:noProof/>
                <w:webHidden/>
              </w:rPr>
              <w:fldChar w:fldCharType="begin"/>
            </w:r>
            <w:r w:rsidR="00F50933">
              <w:rPr>
                <w:noProof/>
                <w:webHidden/>
              </w:rPr>
              <w:instrText xml:space="preserve"> PAGEREF _Toc119515565 \h </w:instrText>
            </w:r>
            <w:r w:rsidR="00F50933">
              <w:rPr>
                <w:noProof/>
                <w:webHidden/>
              </w:rPr>
            </w:r>
            <w:r w:rsidR="00F50933">
              <w:rPr>
                <w:noProof/>
                <w:webHidden/>
              </w:rPr>
              <w:fldChar w:fldCharType="separate"/>
            </w:r>
            <w:r w:rsidR="00F50933">
              <w:rPr>
                <w:noProof/>
                <w:webHidden/>
              </w:rPr>
              <w:t>3</w:t>
            </w:r>
            <w:r w:rsidR="00F50933">
              <w:rPr>
                <w:noProof/>
                <w:webHidden/>
              </w:rPr>
              <w:fldChar w:fldCharType="end"/>
            </w:r>
          </w:hyperlink>
        </w:p>
        <w:p w14:paraId="706DC138" w14:textId="512FD434" w:rsidR="00F50933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9515566" w:history="1">
            <w:r w:rsidR="00F50933" w:rsidRPr="001E312B">
              <w:rPr>
                <w:rStyle w:val="Hyperlink"/>
                <w:noProof/>
              </w:rPr>
              <w:t>Public Ips</w:t>
            </w:r>
            <w:r w:rsidR="00F50933">
              <w:rPr>
                <w:noProof/>
                <w:webHidden/>
              </w:rPr>
              <w:tab/>
            </w:r>
            <w:r w:rsidR="00F50933">
              <w:rPr>
                <w:noProof/>
                <w:webHidden/>
              </w:rPr>
              <w:fldChar w:fldCharType="begin"/>
            </w:r>
            <w:r w:rsidR="00F50933">
              <w:rPr>
                <w:noProof/>
                <w:webHidden/>
              </w:rPr>
              <w:instrText xml:space="preserve"> PAGEREF _Toc119515566 \h </w:instrText>
            </w:r>
            <w:r w:rsidR="00F50933">
              <w:rPr>
                <w:noProof/>
                <w:webHidden/>
              </w:rPr>
            </w:r>
            <w:r w:rsidR="00F50933">
              <w:rPr>
                <w:noProof/>
                <w:webHidden/>
              </w:rPr>
              <w:fldChar w:fldCharType="separate"/>
            </w:r>
            <w:r w:rsidR="00F50933">
              <w:rPr>
                <w:noProof/>
                <w:webHidden/>
              </w:rPr>
              <w:t>3</w:t>
            </w:r>
            <w:r w:rsidR="00F50933">
              <w:rPr>
                <w:noProof/>
                <w:webHidden/>
              </w:rPr>
              <w:fldChar w:fldCharType="end"/>
            </w:r>
          </w:hyperlink>
        </w:p>
        <w:p w14:paraId="3D9A630D" w14:textId="6F812385" w:rsidR="00F50933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9515567" w:history="1">
            <w:r w:rsidR="00F50933" w:rsidRPr="001E312B">
              <w:rPr>
                <w:rStyle w:val="Hyperlink"/>
                <w:noProof/>
              </w:rPr>
              <w:t>NSGs</w:t>
            </w:r>
            <w:r w:rsidR="00F50933">
              <w:rPr>
                <w:noProof/>
                <w:webHidden/>
              </w:rPr>
              <w:tab/>
            </w:r>
            <w:r w:rsidR="00F50933">
              <w:rPr>
                <w:noProof/>
                <w:webHidden/>
              </w:rPr>
              <w:fldChar w:fldCharType="begin"/>
            </w:r>
            <w:r w:rsidR="00F50933">
              <w:rPr>
                <w:noProof/>
                <w:webHidden/>
              </w:rPr>
              <w:instrText xml:space="preserve"> PAGEREF _Toc119515567 \h </w:instrText>
            </w:r>
            <w:r w:rsidR="00F50933">
              <w:rPr>
                <w:noProof/>
                <w:webHidden/>
              </w:rPr>
            </w:r>
            <w:r w:rsidR="00F50933">
              <w:rPr>
                <w:noProof/>
                <w:webHidden/>
              </w:rPr>
              <w:fldChar w:fldCharType="separate"/>
            </w:r>
            <w:r w:rsidR="00F50933">
              <w:rPr>
                <w:noProof/>
                <w:webHidden/>
              </w:rPr>
              <w:t>4</w:t>
            </w:r>
            <w:r w:rsidR="00F50933">
              <w:rPr>
                <w:noProof/>
                <w:webHidden/>
              </w:rPr>
              <w:fldChar w:fldCharType="end"/>
            </w:r>
          </w:hyperlink>
        </w:p>
        <w:p w14:paraId="66D6BE2A" w14:textId="78EE7E41" w:rsidR="00F50933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9515568" w:history="1">
            <w:r w:rsidR="00F50933" w:rsidRPr="001E312B">
              <w:rPr>
                <w:rStyle w:val="Hyperlink"/>
                <w:noProof/>
              </w:rPr>
              <w:t>vThunder Instances</w:t>
            </w:r>
            <w:r w:rsidR="00F50933">
              <w:rPr>
                <w:noProof/>
                <w:webHidden/>
              </w:rPr>
              <w:tab/>
            </w:r>
            <w:r w:rsidR="00F50933">
              <w:rPr>
                <w:noProof/>
                <w:webHidden/>
              </w:rPr>
              <w:fldChar w:fldCharType="begin"/>
            </w:r>
            <w:r w:rsidR="00F50933">
              <w:rPr>
                <w:noProof/>
                <w:webHidden/>
              </w:rPr>
              <w:instrText xml:space="preserve"> PAGEREF _Toc119515568 \h </w:instrText>
            </w:r>
            <w:r w:rsidR="00F50933">
              <w:rPr>
                <w:noProof/>
                <w:webHidden/>
              </w:rPr>
            </w:r>
            <w:r w:rsidR="00F50933">
              <w:rPr>
                <w:noProof/>
                <w:webHidden/>
              </w:rPr>
              <w:fldChar w:fldCharType="separate"/>
            </w:r>
            <w:r w:rsidR="00F50933">
              <w:rPr>
                <w:noProof/>
                <w:webHidden/>
              </w:rPr>
              <w:t>7</w:t>
            </w:r>
            <w:r w:rsidR="00F50933">
              <w:rPr>
                <w:noProof/>
                <w:webHidden/>
              </w:rPr>
              <w:fldChar w:fldCharType="end"/>
            </w:r>
          </w:hyperlink>
        </w:p>
        <w:p w14:paraId="574A464B" w14:textId="0BF8835D" w:rsidR="00F50933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9515569" w:history="1">
            <w:r w:rsidR="00F50933" w:rsidRPr="001E312B">
              <w:rPr>
                <w:rStyle w:val="Hyperlink"/>
                <w:noProof/>
              </w:rPr>
              <w:t>vThunder Networking Configuration on AWS</w:t>
            </w:r>
            <w:r w:rsidR="00F50933">
              <w:rPr>
                <w:noProof/>
                <w:webHidden/>
              </w:rPr>
              <w:tab/>
            </w:r>
            <w:r w:rsidR="00F50933">
              <w:rPr>
                <w:noProof/>
                <w:webHidden/>
              </w:rPr>
              <w:fldChar w:fldCharType="begin"/>
            </w:r>
            <w:r w:rsidR="00F50933">
              <w:rPr>
                <w:noProof/>
                <w:webHidden/>
              </w:rPr>
              <w:instrText xml:space="preserve"> PAGEREF _Toc119515569 \h </w:instrText>
            </w:r>
            <w:r w:rsidR="00F50933">
              <w:rPr>
                <w:noProof/>
                <w:webHidden/>
              </w:rPr>
            </w:r>
            <w:r w:rsidR="00F50933">
              <w:rPr>
                <w:noProof/>
                <w:webHidden/>
              </w:rPr>
              <w:fldChar w:fldCharType="separate"/>
            </w:r>
            <w:r w:rsidR="00F50933">
              <w:rPr>
                <w:noProof/>
                <w:webHidden/>
              </w:rPr>
              <w:t>8</w:t>
            </w:r>
            <w:r w:rsidR="00F50933">
              <w:rPr>
                <w:noProof/>
                <w:webHidden/>
              </w:rPr>
              <w:fldChar w:fldCharType="end"/>
            </w:r>
          </w:hyperlink>
        </w:p>
        <w:p w14:paraId="5777A0CF" w14:textId="60FD0976" w:rsidR="00F50933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9515570" w:history="1">
            <w:r w:rsidR="00F50933" w:rsidRPr="001E312B">
              <w:rPr>
                <w:rStyle w:val="Hyperlink"/>
                <w:noProof/>
              </w:rPr>
              <w:t>vThunder-1</w:t>
            </w:r>
            <w:r w:rsidR="00F50933">
              <w:rPr>
                <w:noProof/>
                <w:webHidden/>
              </w:rPr>
              <w:tab/>
            </w:r>
            <w:r w:rsidR="00F50933">
              <w:rPr>
                <w:noProof/>
                <w:webHidden/>
              </w:rPr>
              <w:fldChar w:fldCharType="begin"/>
            </w:r>
            <w:r w:rsidR="00F50933">
              <w:rPr>
                <w:noProof/>
                <w:webHidden/>
              </w:rPr>
              <w:instrText xml:space="preserve"> PAGEREF _Toc119515570 \h </w:instrText>
            </w:r>
            <w:r w:rsidR="00F50933">
              <w:rPr>
                <w:noProof/>
                <w:webHidden/>
              </w:rPr>
            </w:r>
            <w:r w:rsidR="00F50933">
              <w:rPr>
                <w:noProof/>
                <w:webHidden/>
              </w:rPr>
              <w:fldChar w:fldCharType="separate"/>
            </w:r>
            <w:r w:rsidR="00F50933">
              <w:rPr>
                <w:noProof/>
                <w:webHidden/>
              </w:rPr>
              <w:t>8</w:t>
            </w:r>
            <w:r w:rsidR="00F50933">
              <w:rPr>
                <w:noProof/>
                <w:webHidden/>
              </w:rPr>
              <w:fldChar w:fldCharType="end"/>
            </w:r>
          </w:hyperlink>
        </w:p>
        <w:p w14:paraId="2360FED1" w14:textId="1890BEE0" w:rsidR="00F50933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9515571" w:history="1">
            <w:r w:rsidR="00F50933" w:rsidRPr="001E312B">
              <w:rPr>
                <w:rStyle w:val="Hyperlink"/>
                <w:noProof/>
              </w:rPr>
              <w:t>Management Interface</w:t>
            </w:r>
            <w:r w:rsidR="00F50933">
              <w:rPr>
                <w:noProof/>
                <w:webHidden/>
              </w:rPr>
              <w:tab/>
            </w:r>
            <w:r w:rsidR="00F50933">
              <w:rPr>
                <w:noProof/>
                <w:webHidden/>
              </w:rPr>
              <w:fldChar w:fldCharType="begin"/>
            </w:r>
            <w:r w:rsidR="00F50933">
              <w:rPr>
                <w:noProof/>
                <w:webHidden/>
              </w:rPr>
              <w:instrText xml:space="preserve"> PAGEREF _Toc119515571 \h </w:instrText>
            </w:r>
            <w:r w:rsidR="00F50933">
              <w:rPr>
                <w:noProof/>
                <w:webHidden/>
              </w:rPr>
            </w:r>
            <w:r w:rsidR="00F50933">
              <w:rPr>
                <w:noProof/>
                <w:webHidden/>
              </w:rPr>
              <w:fldChar w:fldCharType="separate"/>
            </w:r>
            <w:r w:rsidR="00F50933">
              <w:rPr>
                <w:noProof/>
                <w:webHidden/>
              </w:rPr>
              <w:t>8</w:t>
            </w:r>
            <w:r w:rsidR="00F50933">
              <w:rPr>
                <w:noProof/>
                <w:webHidden/>
              </w:rPr>
              <w:fldChar w:fldCharType="end"/>
            </w:r>
          </w:hyperlink>
        </w:p>
        <w:p w14:paraId="5B1C54B1" w14:textId="3EB2DC62" w:rsidR="00F50933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9515572" w:history="1">
            <w:r w:rsidR="00F50933" w:rsidRPr="001E312B">
              <w:rPr>
                <w:rStyle w:val="Hyperlink"/>
                <w:noProof/>
              </w:rPr>
              <w:t>Data Interface (Client Side)</w:t>
            </w:r>
            <w:r w:rsidR="00F50933">
              <w:rPr>
                <w:noProof/>
                <w:webHidden/>
              </w:rPr>
              <w:tab/>
            </w:r>
            <w:r w:rsidR="00F50933">
              <w:rPr>
                <w:noProof/>
                <w:webHidden/>
              </w:rPr>
              <w:fldChar w:fldCharType="begin"/>
            </w:r>
            <w:r w:rsidR="00F50933">
              <w:rPr>
                <w:noProof/>
                <w:webHidden/>
              </w:rPr>
              <w:instrText xml:space="preserve"> PAGEREF _Toc119515572 \h </w:instrText>
            </w:r>
            <w:r w:rsidR="00F50933">
              <w:rPr>
                <w:noProof/>
                <w:webHidden/>
              </w:rPr>
            </w:r>
            <w:r w:rsidR="00F50933">
              <w:rPr>
                <w:noProof/>
                <w:webHidden/>
              </w:rPr>
              <w:fldChar w:fldCharType="separate"/>
            </w:r>
            <w:r w:rsidR="00F50933">
              <w:rPr>
                <w:noProof/>
                <w:webHidden/>
              </w:rPr>
              <w:t>9</w:t>
            </w:r>
            <w:r w:rsidR="00F50933">
              <w:rPr>
                <w:noProof/>
                <w:webHidden/>
              </w:rPr>
              <w:fldChar w:fldCharType="end"/>
            </w:r>
          </w:hyperlink>
        </w:p>
        <w:p w14:paraId="68E9F00D" w14:textId="1EA1EC2E" w:rsidR="00F50933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9515573" w:history="1">
            <w:r w:rsidR="00F50933" w:rsidRPr="001E312B">
              <w:rPr>
                <w:rStyle w:val="Hyperlink"/>
                <w:noProof/>
              </w:rPr>
              <w:t>Data Interface (Server Side)</w:t>
            </w:r>
            <w:r w:rsidR="00F50933">
              <w:rPr>
                <w:noProof/>
                <w:webHidden/>
              </w:rPr>
              <w:tab/>
            </w:r>
            <w:r w:rsidR="00F50933">
              <w:rPr>
                <w:noProof/>
                <w:webHidden/>
              </w:rPr>
              <w:fldChar w:fldCharType="begin"/>
            </w:r>
            <w:r w:rsidR="00F50933">
              <w:rPr>
                <w:noProof/>
                <w:webHidden/>
              </w:rPr>
              <w:instrText xml:space="preserve"> PAGEREF _Toc119515573 \h </w:instrText>
            </w:r>
            <w:r w:rsidR="00F50933">
              <w:rPr>
                <w:noProof/>
                <w:webHidden/>
              </w:rPr>
            </w:r>
            <w:r w:rsidR="00F50933">
              <w:rPr>
                <w:noProof/>
                <w:webHidden/>
              </w:rPr>
              <w:fldChar w:fldCharType="separate"/>
            </w:r>
            <w:r w:rsidR="00F50933">
              <w:rPr>
                <w:noProof/>
                <w:webHidden/>
              </w:rPr>
              <w:t>9</w:t>
            </w:r>
            <w:r w:rsidR="00F50933">
              <w:rPr>
                <w:noProof/>
                <w:webHidden/>
              </w:rPr>
              <w:fldChar w:fldCharType="end"/>
            </w:r>
          </w:hyperlink>
        </w:p>
        <w:p w14:paraId="71AB162F" w14:textId="300B3264" w:rsidR="00F50933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9515574" w:history="1">
            <w:r w:rsidR="00F50933" w:rsidRPr="001E312B">
              <w:rPr>
                <w:rStyle w:val="Hyperlink"/>
                <w:noProof/>
              </w:rPr>
              <w:t>vThunder-2</w:t>
            </w:r>
            <w:r w:rsidR="00F50933">
              <w:rPr>
                <w:noProof/>
                <w:webHidden/>
              </w:rPr>
              <w:tab/>
            </w:r>
            <w:r w:rsidR="00F50933">
              <w:rPr>
                <w:noProof/>
                <w:webHidden/>
              </w:rPr>
              <w:fldChar w:fldCharType="begin"/>
            </w:r>
            <w:r w:rsidR="00F50933">
              <w:rPr>
                <w:noProof/>
                <w:webHidden/>
              </w:rPr>
              <w:instrText xml:space="preserve"> PAGEREF _Toc119515574 \h </w:instrText>
            </w:r>
            <w:r w:rsidR="00F50933">
              <w:rPr>
                <w:noProof/>
                <w:webHidden/>
              </w:rPr>
            </w:r>
            <w:r w:rsidR="00F50933">
              <w:rPr>
                <w:noProof/>
                <w:webHidden/>
              </w:rPr>
              <w:fldChar w:fldCharType="separate"/>
            </w:r>
            <w:r w:rsidR="00F50933">
              <w:rPr>
                <w:noProof/>
                <w:webHidden/>
              </w:rPr>
              <w:t>10</w:t>
            </w:r>
            <w:r w:rsidR="00F50933">
              <w:rPr>
                <w:noProof/>
                <w:webHidden/>
              </w:rPr>
              <w:fldChar w:fldCharType="end"/>
            </w:r>
          </w:hyperlink>
        </w:p>
        <w:p w14:paraId="4B7F05C1" w14:textId="5DD4BBA5" w:rsidR="00F50933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9515575" w:history="1">
            <w:r w:rsidR="00F50933" w:rsidRPr="001E312B">
              <w:rPr>
                <w:rStyle w:val="Hyperlink"/>
                <w:noProof/>
              </w:rPr>
              <w:t>Management Interface</w:t>
            </w:r>
            <w:r w:rsidR="00F50933">
              <w:rPr>
                <w:noProof/>
                <w:webHidden/>
              </w:rPr>
              <w:tab/>
            </w:r>
            <w:r w:rsidR="00F50933">
              <w:rPr>
                <w:noProof/>
                <w:webHidden/>
              </w:rPr>
              <w:fldChar w:fldCharType="begin"/>
            </w:r>
            <w:r w:rsidR="00F50933">
              <w:rPr>
                <w:noProof/>
                <w:webHidden/>
              </w:rPr>
              <w:instrText xml:space="preserve"> PAGEREF _Toc119515575 \h </w:instrText>
            </w:r>
            <w:r w:rsidR="00F50933">
              <w:rPr>
                <w:noProof/>
                <w:webHidden/>
              </w:rPr>
            </w:r>
            <w:r w:rsidR="00F50933">
              <w:rPr>
                <w:noProof/>
                <w:webHidden/>
              </w:rPr>
              <w:fldChar w:fldCharType="separate"/>
            </w:r>
            <w:r w:rsidR="00F50933">
              <w:rPr>
                <w:noProof/>
                <w:webHidden/>
              </w:rPr>
              <w:t>10</w:t>
            </w:r>
            <w:r w:rsidR="00F50933">
              <w:rPr>
                <w:noProof/>
                <w:webHidden/>
              </w:rPr>
              <w:fldChar w:fldCharType="end"/>
            </w:r>
          </w:hyperlink>
        </w:p>
        <w:p w14:paraId="630CA08B" w14:textId="6640DCEF" w:rsidR="00F50933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9515576" w:history="1">
            <w:r w:rsidR="00F50933" w:rsidRPr="001E312B">
              <w:rPr>
                <w:rStyle w:val="Hyperlink"/>
                <w:noProof/>
              </w:rPr>
              <w:t>Data Interface (Client Side)</w:t>
            </w:r>
            <w:r w:rsidR="00F50933">
              <w:rPr>
                <w:noProof/>
                <w:webHidden/>
              </w:rPr>
              <w:tab/>
            </w:r>
            <w:r w:rsidR="00F50933">
              <w:rPr>
                <w:noProof/>
                <w:webHidden/>
              </w:rPr>
              <w:fldChar w:fldCharType="begin"/>
            </w:r>
            <w:r w:rsidR="00F50933">
              <w:rPr>
                <w:noProof/>
                <w:webHidden/>
              </w:rPr>
              <w:instrText xml:space="preserve"> PAGEREF _Toc119515576 \h </w:instrText>
            </w:r>
            <w:r w:rsidR="00F50933">
              <w:rPr>
                <w:noProof/>
                <w:webHidden/>
              </w:rPr>
            </w:r>
            <w:r w:rsidR="00F50933">
              <w:rPr>
                <w:noProof/>
                <w:webHidden/>
              </w:rPr>
              <w:fldChar w:fldCharType="separate"/>
            </w:r>
            <w:r w:rsidR="00F50933">
              <w:rPr>
                <w:noProof/>
                <w:webHidden/>
              </w:rPr>
              <w:t>10</w:t>
            </w:r>
            <w:r w:rsidR="00F50933">
              <w:rPr>
                <w:noProof/>
                <w:webHidden/>
              </w:rPr>
              <w:fldChar w:fldCharType="end"/>
            </w:r>
          </w:hyperlink>
        </w:p>
        <w:p w14:paraId="7677CFC1" w14:textId="77F2E276" w:rsidR="00F50933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9515577" w:history="1">
            <w:r w:rsidR="00F50933" w:rsidRPr="001E312B">
              <w:rPr>
                <w:rStyle w:val="Hyperlink"/>
                <w:noProof/>
              </w:rPr>
              <w:t>Data Interface (Server Side)</w:t>
            </w:r>
            <w:r w:rsidR="00F50933">
              <w:rPr>
                <w:noProof/>
                <w:webHidden/>
              </w:rPr>
              <w:tab/>
            </w:r>
            <w:r w:rsidR="00F50933">
              <w:rPr>
                <w:noProof/>
                <w:webHidden/>
              </w:rPr>
              <w:fldChar w:fldCharType="begin"/>
            </w:r>
            <w:r w:rsidR="00F50933">
              <w:rPr>
                <w:noProof/>
                <w:webHidden/>
              </w:rPr>
              <w:instrText xml:space="preserve"> PAGEREF _Toc119515577 \h </w:instrText>
            </w:r>
            <w:r w:rsidR="00F50933">
              <w:rPr>
                <w:noProof/>
                <w:webHidden/>
              </w:rPr>
            </w:r>
            <w:r w:rsidR="00F50933">
              <w:rPr>
                <w:noProof/>
                <w:webHidden/>
              </w:rPr>
              <w:fldChar w:fldCharType="separate"/>
            </w:r>
            <w:r w:rsidR="00F50933">
              <w:rPr>
                <w:noProof/>
                <w:webHidden/>
              </w:rPr>
              <w:t>11</w:t>
            </w:r>
            <w:r w:rsidR="00F50933">
              <w:rPr>
                <w:noProof/>
                <w:webHidden/>
              </w:rPr>
              <w:fldChar w:fldCharType="end"/>
            </w:r>
          </w:hyperlink>
        </w:p>
        <w:p w14:paraId="6D6A2874" w14:textId="561E5960" w:rsidR="00F50933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9515578" w:history="1">
            <w:r w:rsidR="00F50933" w:rsidRPr="001E312B">
              <w:rPr>
                <w:rStyle w:val="Hyperlink"/>
                <w:noProof/>
              </w:rPr>
              <w:t>vThunder IP Configuration</w:t>
            </w:r>
            <w:r w:rsidR="00F50933">
              <w:rPr>
                <w:noProof/>
                <w:webHidden/>
              </w:rPr>
              <w:tab/>
            </w:r>
            <w:r w:rsidR="00F50933">
              <w:rPr>
                <w:noProof/>
                <w:webHidden/>
              </w:rPr>
              <w:fldChar w:fldCharType="begin"/>
            </w:r>
            <w:r w:rsidR="00F50933">
              <w:rPr>
                <w:noProof/>
                <w:webHidden/>
              </w:rPr>
              <w:instrText xml:space="preserve"> PAGEREF _Toc119515578 \h </w:instrText>
            </w:r>
            <w:r w:rsidR="00F50933">
              <w:rPr>
                <w:noProof/>
                <w:webHidden/>
              </w:rPr>
            </w:r>
            <w:r w:rsidR="00F50933">
              <w:rPr>
                <w:noProof/>
                <w:webHidden/>
              </w:rPr>
              <w:fldChar w:fldCharType="separate"/>
            </w:r>
            <w:r w:rsidR="00F50933">
              <w:rPr>
                <w:noProof/>
                <w:webHidden/>
              </w:rPr>
              <w:t>11</w:t>
            </w:r>
            <w:r w:rsidR="00F50933">
              <w:rPr>
                <w:noProof/>
                <w:webHidden/>
              </w:rPr>
              <w:fldChar w:fldCharType="end"/>
            </w:r>
          </w:hyperlink>
        </w:p>
        <w:p w14:paraId="1C9EE866" w14:textId="03C1CD09" w:rsidR="00F50933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9515579" w:history="1">
            <w:r w:rsidR="00F50933" w:rsidRPr="001E312B">
              <w:rPr>
                <w:rStyle w:val="Hyperlink"/>
                <w:noProof/>
              </w:rPr>
              <w:t>Slb verification</w:t>
            </w:r>
            <w:r w:rsidR="00F50933">
              <w:rPr>
                <w:noProof/>
                <w:webHidden/>
              </w:rPr>
              <w:tab/>
            </w:r>
            <w:r w:rsidR="00F50933">
              <w:rPr>
                <w:noProof/>
                <w:webHidden/>
              </w:rPr>
              <w:fldChar w:fldCharType="begin"/>
            </w:r>
            <w:r w:rsidR="00F50933">
              <w:rPr>
                <w:noProof/>
                <w:webHidden/>
              </w:rPr>
              <w:instrText xml:space="preserve"> PAGEREF _Toc119515579 \h </w:instrText>
            </w:r>
            <w:r w:rsidR="00F50933">
              <w:rPr>
                <w:noProof/>
                <w:webHidden/>
              </w:rPr>
            </w:r>
            <w:r w:rsidR="00F50933">
              <w:rPr>
                <w:noProof/>
                <w:webHidden/>
              </w:rPr>
              <w:fldChar w:fldCharType="separate"/>
            </w:r>
            <w:r w:rsidR="00F50933">
              <w:rPr>
                <w:noProof/>
                <w:webHidden/>
              </w:rPr>
              <w:t>11</w:t>
            </w:r>
            <w:r w:rsidR="00F50933">
              <w:rPr>
                <w:noProof/>
                <w:webHidden/>
              </w:rPr>
              <w:fldChar w:fldCharType="end"/>
            </w:r>
          </w:hyperlink>
        </w:p>
        <w:p w14:paraId="17464715" w14:textId="16D1C608" w:rsidR="00F50933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9515580" w:history="1">
            <w:r w:rsidR="00F50933" w:rsidRPr="001E312B">
              <w:rPr>
                <w:rStyle w:val="Hyperlink"/>
                <w:noProof/>
              </w:rPr>
              <w:t>SSL verification</w:t>
            </w:r>
            <w:r w:rsidR="00F50933">
              <w:rPr>
                <w:noProof/>
                <w:webHidden/>
              </w:rPr>
              <w:tab/>
            </w:r>
            <w:r w:rsidR="00F50933">
              <w:rPr>
                <w:noProof/>
                <w:webHidden/>
              </w:rPr>
              <w:fldChar w:fldCharType="begin"/>
            </w:r>
            <w:r w:rsidR="00F50933">
              <w:rPr>
                <w:noProof/>
                <w:webHidden/>
              </w:rPr>
              <w:instrText xml:space="preserve"> PAGEREF _Toc119515580 \h </w:instrText>
            </w:r>
            <w:r w:rsidR="00F50933">
              <w:rPr>
                <w:noProof/>
                <w:webHidden/>
              </w:rPr>
            </w:r>
            <w:r w:rsidR="00F50933">
              <w:rPr>
                <w:noProof/>
                <w:webHidden/>
              </w:rPr>
              <w:fldChar w:fldCharType="separate"/>
            </w:r>
            <w:r w:rsidR="00F50933">
              <w:rPr>
                <w:noProof/>
                <w:webHidden/>
              </w:rPr>
              <w:t>13</w:t>
            </w:r>
            <w:r w:rsidR="00F50933">
              <w:rPr>
                <w:noProof/>
                <w:webHidden/>
              </w:rPr>
              <w:fldChar w:fldCharType="end"/>
            </w:r>
          </w:hyperlink>
        </w:p>
        <w:p w14:paraId="7E21A2AD" w14:textId="2CA86B25" w:rsidR="00F50933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9515581" w:history="1">
            <w:r w:rsidR="00F50933" w:rsidRPr="001E312B">
              <w:rPr>
                <w:rStyle w:val="Hyperlink"/>
                <w:noProof/>
              </w:rPr>
              <w:t>HA verification</w:t>
            </w:r>
            <w:r w:rsidR="00F50933">
              <w:rPr>
                <w:noProof/>
                <w:webHidden/>
              </w:rPr>
              <w:tab/>
            </w:r>
            <w:r w:rsidR="00F50933">
              <w:rPr>
                <w:noProof/>
                <w:webHidden/>
              </w:rPr>
              <w:fldChar w:fldCharType="begin"/>
            </w:r>
            <w:r w:rsidR="00F50933">
              <w:rPr>
                <w:noProof/>
                <w:webHidden/>
              </w:rPr>
              <w:instrText xml:space="preserve"> PAGEREF _Toc119515581 \h </w:instrText>
            </w:r>
            <w:r w:rsidR="00F50933">
              <w:rPr>
                <w:noProof/>
                <w:webHidden/>
              </w:rPr>
            </w:r>
            <w:r w:rsidR="00F50933">
              <w:rPr>
                <w:noProof/>
                <w:webHidden/>
              </w:rPr>
              <w:fldChar w:fldCharType="separate"/>
            </w:r>
            <w:r w:rsidR="00F50933">
              <w:rPr>
                <w:noProof/>
                <w:webHidden/>
              </w:rPr>
              <w:t>13</w:t>
            </w:r>
            <w:r w:rsidR="00F50933">
              <w:rPr>
                <w:noProof/>
                <w:webHidden/>
              </w:rPr>
              <w:fldChar w:fldCharType="end"/>
            </w:r>
          </w:hyperlink>
        </w:p>
        <w:p w14:paraId="095690E0" w14:textId="6B6AD3EF" w:rsidR="008F1D2D" w:rsidRDefault="008F1D2D" w:rsidP="008F1D2D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05FC6524" w14:textId="77777777" w:rsidR="008F1D2D" w:rsidRDefault="008F1D2D" w:rsidP="008F1D2D"/>
    <w:p w14:paraId="3EC0B7A5" w14:textId="6EF296DC" w:rsidR="008F1D2D" w:rsidRDefault="008F1D2D" w:rsidP="008F1D2D">
      <w:pPr>
        <w:pStyle w:val="Heading1"/>
      </w:pPr>
      <w:bookmarkStart w:id="1" w:name="_Toc119515561"/>
      <w:r>
        <w:lastRenderedPageBreak/>
        <w:t>Resource Creation</w:t>
      </w:r>
      <w:bookmarkEnd w:id="1"/>
    </w:p>
    <w:p w14:paraId="6B92662A" w14:textId="069BDE4E" w:rsidR="00DD26D3" w:rsidRDefault="00DD26D3" w:rsidP="00DD26D3">
      <w:pPr>
        <w:pStyle w:val="Heading2"/>
        <w:rPr>
          <w:lang w:val="en-US" w:eastAsia="zh-CN"/>
        </w:rPr>
      </w:pPr>
      <w:bookmarkStart w:id="2" w:name="_Toc119515562"/>
      <w:r>
        <w:rPr>
          <w:lang w:val="en-US" w:eastAsia="zh-CN"/>
        </w:rPr>
        <w:t>Resource Stack</w:t>
      </w:r>
      <w:bookmarkEnd w:id="2"/>
    </w:p>
    <w:p w14:paraId="38966FBC" w14:textId="77A904C8" w:rsidR="00DD26D3" w:rsidRPr="00DD26D3" w:rsidRDefault="00916092" w:rsidP="00DD26D3">
      <w:pPr>
        <w:rPr>
          <w:lang w:val="en-US" w:eastAsia="zh-CN"/>
        </w:rPr>
      </w:pPr>
      <w:r w:rsidRPr="00916092">
        <w:rPr>
          <w:noProof/>
          <w:lang w:val="en-US" w:eastAsia="zh-CN"/>
        </w:rPr>
        <w:drawing>
          <wp:inline distT="0" distB="0" distL="0" distR="0" wp14:anchorId="2A295748" wp14:editId="6ECCB850">
            <wp:extent cx="5731510" cy="26822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D02CD" w14:textId="77777777" w:rsidR="008F1D2D" w:rsidRDefault="008F1D2D" w:rsidP="008F1D2D">
      <w:pPr>
        <w:pStyle w:val="Heading2"/>
      </w:pPr>
      <w:bookmarkStart w:id="3" w:name="_Toc119515563"/>
      <w:r>
        <w:t>Interfaces</w:t>
      </w:r>
      <w:bookmarkEnd w:id="3"/>
    </w:p>
    <w:p w14:paraId="34513D07" w14:textId="16CBC842" w:rsidR="008F1D2D" w:rsidRDefault="008F1D2D" w:rsidP="00DD26D3">
      <w:pPr>
        <w:pStyle w:val="ListParagraph"/>
        <w:numPr>
          <w:ilvl w:val="0"/>
          <w:numId w:val="7"/>
        </w:numPr>
      </w:pPr>
      <w:r>
        <w:t xml:space="preserve">Expected Outcome: </w:t>
      </w:r>
      <w:r w:rsidR="00916092">
        <w:t xml:space="preserve">7 </w:t>
      </w:r>
      <w:r>
        <w:t>interfaces (2 management, 4 data interfaces</w:t>
      </w:r>
      <w:r w:rsidR="00916092">
        <w:t xml:space="preserve"> and one server </w:t>
      </w:r>
      <w:r>
        <w:t>) should get created, and each interface is from different subnet.</w:t>
      </w:r>
    </w:p>
    <w:p w14:paraId="2B9F051E" w14:textId="7AA10927" w:rsidR="008F1D2D" w:rsidRDefault="008F1D2D" w:rsidP="00DD26D3">
      <w:pPr>
        <w:pStyle w:val="ListParagraph"/>
        <w:numPr>
          <w:ilvl w:val="0"/>
          <w:numId w:val="7"/>
        </w:numPr>
      </w:pPr>
      <w:r>
        <w:t>Actual Outcome: 6 interfaces are created and attached to VMs.</w:t>
      </w:r>
    </w:p>
    <w:p w14:paraId="0EE9070C" w14:textId="10272FC0" w:rsidR="00916092" w:rsidRDefault="00916092" w:rsidP="00916092">
      <w:r w:rsidRPr="00916092">
        <w:rPr>
          <w:noProof/>
        </w:rPr>
        <w:drawing>
          <wp:inline distT="0" distB="0" distL="0" distR="0" wp14:anchorId="4A5F9D16" wp14:editId="315E6A26">
            <wp:extent cx="5731510" cy="16471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425FF" w14:textId="48E45516" w:rsidR="008F1D2D" w:rsidRDefault="008F1D2D" w:rsidP="00257CED"/>
    <w:p w14:paraId="64824FCC" w14:textId="77777777" w:rsidR="008F1D2D" w:rsidRDefault="008F1D2D" w:rsidP="008F1D2D">
      <w:pPr>
        <w:pStyle w:val="Heading2"/>
      </w:pPr>
      <w:bookmarkStart w:id="4" w:name="_Toc119515564"/>
      <w:r>
        <w:t>Subnets</w:t>
      </w:r>
      <w:bookmarkEnd w:id="4"/>
    </w:p>
    <w:p w14:paraId="763C2CBB" w14:textId="77777777" w:rsidR="008F1D2D" w:rsidRDefault="008F1D2D" w:rsidP="00257CED">
      <w:pPr>
        <w:pStyle w:val="ListParagraph"/>
        <w:numPr>
          <w:ilvl w:val="0"/>
          <w:numId w:val="8"/>
        </w:numPr>
      </w:pPr>
      <w:r>
        <w:t>Expected Outcome: 3 subnets should get created.</w:t>
      </w:r>
    </w:p>
    <w:p w14:paraId="7C7B6F2E" w14:textId="4D2C9C38" w:rsidR="00916092" w:rsidRDefault="008F1D2D" w:rsidP="00916092">
      <w:pPr>
        <w:pStyle w:val="ListParagraph"/>
        <w:numPr>
          <w:ilvl w:val="0"/>
          <w:numId w:val="8"/>
        </w:numPr>
      </w:pPr>
      <w:r>
        <w:t>Actual Outcome: 3 subnets are created.</w:t>
      </w:r>
    </w:p>
    <w:p w14:paraId="08B0EFB1" w14:textId="6F253AE3" w:rsidR="00257CED" w:rsidRDefault="00916092" w:rsidP="00916092">
      <w:r w:rsidRPr="00916092">
        <w:rPr>
          <w:noProof/>
        </w:rPr>
        <w:drawing>
          <wp:inline distT="0" distB="0" distL="0" distR="0" wp14:anchorId="2E2B0B4F" wp14:editId="25D5448F">
            <wp:extent cx="5731510" cy="100520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13A94" w14:textId="22CE3B2F" w:rsidR="00257CED" w:rsidRDefault="00257CED" w:rsidP="00257CED"/>
    <w:p w14:paraId="55B06DE6" w14:textId="06E80A15" w:rsidR="00257CED" w:rsidRDefault="00257CED" w:rsidP="00257CED">
      <w:pPr>
        <w:pStyle w:val="ListParagraph"/>
        <w:jc w:val="center"/>
      </w:pPr>
    </w:p>
    <w:p w14:paraId="26CB5CB3" w14:textId="00B82629" w:rsidR="008F1D2D" w:rsidRDefault="008F1D2D" w:rsidP="008F1D2D">
      <w:pPr>
        <w:pStyle w:val="ListParagraph"/>
        <w:ind w:left="2880"/>
      </w:pPr>
    </w:p>
    <w:p w14:paraId="62B01378" w14:textId="77777777" w:rsidR="008F1D2D" w:rsidRDefault="008F1D2D" w:rsidP="008F1D2D">
      <w:pPr>
        <w:pStyle w:val="Heading2"/>
      </w:pPr>
      <w:bookmarkStart w:id="5" w:name="_Toc119515565"/>
      <w:r>
        <w:lastRenderedPageBreak/>
        <w:t>Virtual Network</w:t>
      </w:r>
      <w:bookmarkEnd w:id="5"/>
    </w:p>
    <w:p w14:paraId="17E7D7A2" w14:textId="77777777" w:rsidR="008F1D2D" w:rsidRDefault="008F1D2D" w:rsidP="00257CED">
      <w:pPr>
        <w:pStyle w:val="ListParagraph"/>
        <w:numPr>
          <w:ilvl w:val="0"/>
          <w:numId w:val="9"/>
        </w:numPr>
      </w:pPr>
      <w:r>
        <w:t>Expected Outcome: 1 virtual network should get created if not exists else present virtual network will be used.</w:t>
      </w:r>
    </w:p>
    <w:p w14:paraId="3448310D" w14:textId="2D3D44E6" w:rsidR="008F1D2D" w:rsidRDefault="008F1D2D" w:rsidP="00257CED">
      <w:pPr>
        <w:pStyle w:val="ListParagraph"/>
        <w:numPr>
          <w:ilvl w:val="0"/>
          <w:numId w:val="9"/>
        </w:numPr>
      </w:pPr>
      <w:r>
        <w:t>Actual Outcome: 1 virtual network is created name “</w:t>
      </w:r>
      <w:r w:rsidR="008168DE">
        <w:t>vThunder-VPC</w:t>
      </w:r>
      <w:r>
        <w:t>”.</w:t>
      </w:r>
    </w:p>
    <w:p w14:paraId="508E9956" w14:textId="57F238D7" w:rsidR="008F1D2D" w:rsidRDefault="00916092" w:rsidP="00F016C6">
      <w:r w:rsidRPr="00916092">
        <w:rPr>
          <w:noProof/>
        </w:rPr>
        <w:drawing>
          <wp:inline distT="0" distB="0" distL="0" distR="0" wp14:anchorId="027B6A79" wp14:editId="67CE8725">
            <wp:extent cx="5731510" cy="294513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A7626" w14:textId="77777777" w:rsidR="00F016C6" w:rsidRDefault="00F016C6" w:rsidP="00F016C6"/>
    <w:p w14:paraId="099D5B60" w14:textId="77777777" w:rsidR="008F1D2D" w:rsidRDefault="008F1D2D" w:rsidP="008F1D2D">
      <w:pPr>
        <w:pStyle w:val="Heading2"/>
      </w:pPr>
      <w:bookmarkStart w:id="6" w:name="_Toc119515566"/>
      <w:r>
        <w:t>Public Ips</w:t>
      </w:r>
      <w:bookmarkEnd w:id="6"/>
    </w:p>
    <w:p w14:paraId="74C73143" w14:textId="75892DA0" w:rsidR="008F1D2D" w:rsidRDefault="008F1D2D" w:rsidP="008168DE">
      <w:pPr>
        <w:pStyle w:val="ListParagraph"/>
        <w:numPr>
          <w:ilvl w:val="0"/>
          <w:numId w:val="10"/>
        </w:numPr>
      </w:pPr>
      <w:r>
        <w:t xml:space="preserve">Expected Outcome: 2 public </w:t>
      </w:r>
      <w:r w:rsidR="00F016C6">
        <w:t>EIP</w:t>
      </w:r>
      <w:r w:rsidR="008168DE">
        <w:t xml:space="preserve"> get created and assigned to generated instances</w:t>
      </w:r>
      <w:r>
        <w:t>.</w:t>
      </w:r>
    </w:p>
    <w:p w14:paraId="18B9CACF" w14:textId="65A24FC8" w:rsidR="008F1D2D" w:rsidRDefault="008F1D2D" w:rsidP="008168DE">
      <w:pPr>
        <w:pStyle w:val="ListParagraph"/>
        <w:numPr>
          <w:ilvl w:val="0"/>
          <w:numId w:val="10"/>
        </w:numPr>
      </w:pPr>
      <w:r>
        <w:t xml:space="preserve">Actual Outcome: </w:t>
      </w:r>
      <w:r w:rsidR="00F016C6">
        <w:t>2 public EIP get created and assigned to generated instances</w:t>
      </w:r>
    </w:p>
    <w:p w14:paraId="516FABA0" w14:textId="47FB72F5" w:rsidR="008168DE" w:rsidRDefault="009F73A1" w:rsidP="00813302">
      <w:r w:rsidRPr="009F73A1">
        <w:rPr>
          <w:noProof/>
        </w:rPr>
        <w:drawing>
          <wp:inline distT="0" distB="0" distL="0" distR="0" wp14:anchorId="14760D6E" wp14:editId="3F63A48E">
            <wp:extent cx="5731510" cy="10166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AC1B" w14:textId="77777777" w:rsidR="008168DE" w:rsidRPr="008168DE" w:rsidRDefault="008168DE" w:rsidP="008168DE"/>
    <w:p w14:paraId="48F758F1" w14:textId="41C4CCE6" w:rsidR="008168DE" w:rsidRDefault="009F73A1" w:rsidP="008168DE">
      <w:r>
        <w:t>{stack name}-</w:t>
      </w:r>
      <w:r w:rsidR="008168DE">
        <w:t>vThunder-EIPActive is assigned to instance 1.</w:t>
      </w:r>
    </w:p>
    <w:p w14:paraId="4C442F91" w14:textId="3326321C" w:rsidR="00F016C6" w:rsidRPr="008168DE" w:rsidRDefault="009F73A1" w:rsidP="008168DE">
      <w:r w:rsidRPr="009F73A1">
        <w:rPr>
          <w:noProof/>
        </w:rPr>
        <w:lastRenderedPageBreak/>
        <w:drawing>
          <wp:inline distT="0" distB="0" distL="0" distR="0" wp14:anchorId="5B5D38DB" wp14:editId="3DE8942B">
            <wp:extent cx="5731510" cy="283083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899AD" w14:textId="6C78004C" w:rsidR="008168DE" w:rsidRDefault="009F73A1" w:rsidP="008168DE">
      <w:r>
        <w:t>{stack name}-</w:t>
      </w:r>
      <w:r w:rsidR="008168DE">
        <w:t>vThunder-EIPStandBy is assigned to instance 2.</w:t>
      </w:r>
    </w:p>
    <w:p w14:paraId="5CA9D331" w14:textId="108EC596" w:rsidR="008168DE" w:rsidRDefault="009F73A1" w:rsidP="008168DE">
      <w:r w:rsidRPr="009F73A1">
        <w:rPr>
          <w:noProof/>
        </w:rPr>
        <w:drawing>
          <wp:inline distT="0" distB="0" distL="0" distR="0" wp14:anchorId="503EC230" wp14:editId="1A682C0A">
            <wp:extent cx="5731510" cy="29235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135A1" w14:textId="77777777" w:rsidR="008168DE" w:rsidRDefault="008168DE" w:rsidP="008F1D2D">
      <w:pPr>
        <w:pStyle w:val="Heading2"/>
      </w:pPr>
    </w:p>
    <w:p w14:paraId="41C50F18" w14:textId="44180B2A" w:rsidR="008F1D2D" w:rsidRDefault="008F1D2D" w:rsidP="008F1D2D">
      <w:pPr>
        <w:pStyle w:val="Heading2"/>
      </w:pPr>
      <w:bookmarkStart w:id="7" w:name="_Toc119515567"/>
      <w:r>
        <w:t>NSGs</w:t>
      </w:r>
      <w:bookmarkEnd w:id="7"/>
    </w:p>
    <w:p w14:paraId="3FE0F5BE" w14:textId="6E13CADB" w:rsidR="008F1D2D" w:rsidRDefault="008F1D2D" w:rsidP="00F016C6">
      <w:pPr>
        <w:pStyle w:val="ListParagraph"/>
        <w:numPr>
          <w:ilvl w:val="0"/>
          <w:numId w:val="11"/>
        </w:numPr>
      </w:pPr>
      <w:r>
        <w:t xml:space="preserve">Expected Outcome: </w:t>
      </w:r>
      <w:r w:rsidR="009F73A1">
        <w:t>2</w:t>
      </w:r>
      <w:r>
        <w:t xml:space="preserve"> </w:t>
      </w:r>
      <w:r w:rsidR="009F73A1">
        <w:t xml:space="preserve">security groups </w:t>
      </w:r>
      <w:r>
        <w:t>should get created</w:t>
      </w:r>
      <w:r w:rsidR="00F016C6">
        <w:t xml:space="preserve"> and must have inbound rules.</w:t>
      </w:r>
    </w:p>
    <w:p w14:paraId="344054B0" w14:textId="358C67FD" w:rsidR="008F1D2D" w:rsidRDefault="008F1D2D" w:rsidP="00F016C6">
      <w:pPr>
        <w:pStyle w:val="ListParagraph"/>
        <w:numPr>
          <w:ilvl w:val="0"/>
          <w:numId w:val="11"/>
        </w:numPr>
      </w:pPr>
      <w:r>
        <w:t xml:space="preserve">Actual Outcome: </w:t>
      </w:r>
      <w:r w:rsidR="009F73A1">
        <w:t xml:space="preserve">2 security groups </w:t>
      </w:r>
      <w:r>
        <w:t>is created and attached to VMs</w:t>
      </w:r>
      <w:r w:rsidR="00F016C6">
        <w:t xml:space="preserve"> and there are some inbound security rules created.</w:t>
      </w:r>
    </w:p>
    <w:p w14:paraId="333D60AE" w14:textId="171D20F1" w:rsidR="00F016C6" w:rsidRDefault="009F73A1" w:rsidP="00F016C6">
      <w:r w:rsidRPr="009F73A1">
        <w:rPr>
          <w:noProof/>
        </w:rPr>
        <w:lastRenderedPageBreak/>
        <w:drawing>
          <wp:inline distT="0" distB="0" distL="0" distR="0" wp14:anchorId="7EE6B951" wp14:editId="7575DE98">
            <wp:extent cx="5731510" cy="291020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572E6" w14:textId="074EBDCF" w:rsidR="009F73A1" w:rsidRDefault="009F73A1" w:rsidP="00F016C6"/>
    <w:p w14:paraId="17509E07" w14:textId="314F60EC" w:rsidR="009F73A1" w:rsidRDefault="009F73A1" w:rsidP="00F016C6">
      <w:r w:rsidRPr="009F73A1">
        <w:rPr>
          <w:noProof/>
        </w:rPr>
        <w:drawing>
          <wp:inline distT="0" distB="0" distL="0" distR="0" wp14:anchorId="477AC496" wp14:editId="3404A58A">
            <wp:extent cx="5731510" cy="28409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045F9" w14:textId="61FFF3EB" w:rsidR="00F016C6" w:rsidRDefault="00F016C6" w:rsidP="00F016C6">
      <w:r>
        <w:t>Network Security Group Inbound rules.</w:t>
      </w:r>
    </w:p>
    <w:p w14:paraId="4FD7EFFA" w14:textId="4D4603A4" w:rsidR="00F016C6" w:rsidRDefault="009F73A1" w:rsidP="00F016C6">
      <w:r w:rsidRPr="009F73A1">
        <w:rPr>
          <w:noProof/>
        </w:rPr>
        <w:lastRenderedPageBreak/>
        <w:drawing>
          <wp:inline distT="0" distB="0" distL="0" distR="0" wp14:anchorId="12DEBA83" wp14:editId="4E933ED7">
            <wp:extent cx="5731510" cy="28892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6967A" w14:textId="21C78F61" w:rsidR="009F73A1" w:rsidRDefault="009F73A1" w:rsidP="00F016C6"/>
    <w:p w14:paraId="7FD43388" w14:textId="447D8DC5" w:rsidR="009F73A1" w:rsidRDefault="00354ECC" w:rsidP="00F016C6">
      <w:ins w:id="8" w:author="Shubra Singh" w:date="2022-12-20T17:00:00Z">
        <w:r w:rsidRPr="00085E87">
          <w:rPr>
            <w:rFonts w:cstheme="minorHAnsi"/>
            <w:noProof/>
            <w:szCs w:val="28"/>
          </w:rPr>
          <w:drawing>
            <wp:inline distT="0" distB="0" distL="0" distR="0" wp14:anchorId="1FB48620" wp14:editId="787A1F1F">
              <wp:extent cx="5731510" cy="2837180"/>
              <wp:effectExtent l="0" t="0" r="2540" b="1270"/>
              <wp:docPr id="29" name="Picture 2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28371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287306D" w14:textId="77777777" w:rsidR="00253BAE" w:rsidRDefault="00253BAE" w:rsidP="00F016C6"/>
    <w:p w14:paraId="5244554B" w14:textId="5DC67BC6" w:rsidR="00253BAE" w:rsidRDefault="00253BAE" w:rsidP="00F016C6">
      <w:r>
        <w:t>Network Security Group Outbound rules.</w:t>
      </w:r>
    </w:p>
    <w:p w14:paraId="703A746A" w14:textId="4CA0FE8E" w:rsidR="008F1D2D" w:rsidRDefault="009F73A1" w:rsidP="00253BAE">
      <w:r w:rsidRPr="009F73A1">
        <w:rPr>
          <w:noProof/>
        </w:rPr>
        <w:lastRenderedPageBreak/>
        <w:drawing>
          <wp:inline distT="0" distB="0" distL="0" distR="0" wp14:anchorId="239DE996" wp14:editId="48E1BD04">
            <wp:extent cx="5731510" cy="262128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26FAA" w14:textId="1092C40C" w:rsidR="009F73A1" w:rsidRDefault="009F73A1" w:rsidP="00253BAE"/>
    <w:p w14:paraId="6977BA6D" w14:textId="4E1FB117" w:rsidR="009F73A1" w:rsidRDefault="009F73A1" w:rsidP="00253BAE">
      <w:r w:rsidRPr="009F73A1">
        <w:rPr>
          <w:noProof/>
        </w:rPr>
        <w:drawing>
          <wp:inline distT="0" distB="0" distL="0" distR="0" wp14:anchorId="30D9A123" wp14:editId="3C76ABA2">
            <wp:extent cx="5731510" cy="249237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5B190" w14:textId="77777777" w:rsidR="008F1D2D" w:rsidRDefault="008F1D2D" w:rsidP="008F1D2D">
      <w:pPr>
        <w:pStyle w:val="Heading2"/>
      </w:pPr>
      <w:bookmarkStart w:id="9" w:name="_Toc119515568"/>
      <w:r>
        <w:t>vThunder Instances</w:t>
      </w:r>
      <w:bookmarkEnd w:id="9"/>
    </w:p>
    <w:p w14:paraId="6B698BB8" w14:textId="2AD2DABB" w:rsidR="008F1D2D" w:rsidRDefault="008F1D2D" w:rsidP="00253BAE">
      <w:pPr>
        <w:pStyle w:val="ListParagraph"/>
        <w:numPr>
          <w:ilvl w:val="0"/>
          <w:numId w:val="12"/>
        </w:numPr>
      </w:pPr>
      <w:r>
        <w:t>Expected Outcome: 2 vThunder instances should get created</w:t>
      </w:r>
      <w:r w:rsidR="00CE1D25">
        <w:t>.</w:t>
      </w:r>
    </w:p>
    <w:p w14:paraId="4B220AB4" w14:textId="0F07181D" w:rsidR="008F1D2D" w:rsidRDefault="008F1D2D" w:rsidP="00253BAE">
      <w:pPr>
        <w:pStyle w:val="ListParagraph"/>
        <w:numPr>
          <w:ilvl w:val="0"/>
          <w:numId w:val="12"/>
        </w:numPr>
      </w:pPr>
      <w:r>
        <w:t>Actual Outcome: 2 vThunder instances are created</w:t>
      </w:r>
      <w:r w:rsidR="00CE1D25">
        <w:t>.</w:t>
      </w:r>
    </w:p>
    <w:p w14:paraId="1DF7CFE5" w14:textId="3C9B6A81" w:rsidR="00253BAE" w:rsidRDefault="00253BAE" w:rsidP="00253BAE">
      <w:pPr>
        <w:pStyle w:val="ListParagraph"/>
        <w:numPr>
          <w:ilvl w:val="0"/>
          <w:numId w:val="13"/>
        </w:numPr>
      </w:pPr>
    </w:p>
    <w:p w14:paraId="76E9EAE1" w14:textId="2FA33461" w:rsidR="008F1D2D" w:rsidRDefault="008F1D2D" w:rsidP="00253BAE"/>
    <w:p w14:paraId="0FDB3460" w14:textId="277FBB22" w:rsidR="00253BAE" w:rsidRDefault="00253BAE" w:rsidP="00253BAE"/>
    <w:p w14:paraId="2520CCBC" w14:textId="4BE39787" w:rsidR="00253BAE" w:rsidRDefault="009F73A1" w:rsidP="00253BAE">
      <w:r w:rsidRPr="009F73A1">
        <w:rPr>
          <w:noProof/>
        </w:rPr>
        <w:lastRenderedPageBreak/>
        <w:drawing>
          <wp:inline distT="0" distB="0" distL="0" distR="0" wp14:anchorId="6D71EC86" wp14:editId="6B342E5D">
            <wp:extent cx="5731510" cy="28587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8E5B0" w14:textId="2A739F2E" w:rsidR="009F73A1" w:rsidRDefault="009F73A1" w:rsidP="00253BAE"/>
    <w:p w14:paraId="0DA1BC9D" w14:textId="3419047C" w:rsidR="008F1D2D" w:rsidRDefault="000353BA" w:rsidP="008F1D2D">
      <w:r w:rsidRPr="000353BA">
        <w:rPr>
          <w:noProof/>
        </w:rPr>
        <w:drawing>
          <wp:inline distT="0" distB="0" distL="0" distR="0" wp14:anchorId="127A7A2E" wp14:editId="39CE22C7">
            <wp:extent cx="5731510" cy="2933065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D9487" w14:textId="1D258945" w:rsidR="008F1D2D" w:rsidRDefault="008F1D2D" w:rsidP="008F1D2D">
      <w:pPr>
        <w:pStyle w:val="Heading1"/>
      </w:pPr>
      <w:bookmarkStart w:id="10" w:name="_Toc101188706"/>
      <w:bookmarkStart w:id="11" w:name="_Toc119515569"/>
      <w:r>
        <w:t xml:space="preserve">vThunder Networking Configuration on </w:t>
      </w:r>
      <w:bookmarkEnd w:id="10"/>
      <w:r w:rsidR="00253BAE">
        <w:t>AWS</w:t>
      </w:r>
      <w:bookmarkEnd w:id="11"/>
    </w:p>
    <w:p w14:paraId="39C7A914" w14:textId="77777777" w:rsidR="008F1D2D" w:rsidRDefault="008F1D2D" w:rsidP="008F1D2D">
      <w:pPr>
        <w:pStyle w:val="Heading2"/>
      </w:pPr>
      <w:bookmarkStart w:id="12" w:name="_Toc101188707"/>
      <w:bookmarkStart w:id="13" w:name="_Toc119515570"/>
      <w:r>
        <w:t>vThunder-1</w:t>
      </w:r>
      <w:bookmarkEnd w:id="12"/>
      <w:bookmarkEnd w:id="13"/>
    </w:p>
    <w:p w14:paraId="1156CF71" w14:textId="0AAD8988" w:rsidR="00253BAE" w:rsidRDefault="008F1D2D" w:rsidP="00253BAE">
      <w:pPr>
        <w:pStyle w:val="Heading3"/>
      </w:pPr>
      <w:bookmarkStart w:id="14" w:name="_Toc119515571"/>
      <w:r>
        <w:t>Management Interface</w:t>
      </w:r>
      <w:bookmarkEnd w:id="14"/>
    </w:p>
    <w:p w14:paraId="193F9159" w14:textId="77777777" w:rsidR="00253BAE" w:rsidRDefault="008F1D2D" w:rsidP="00253BAE">
      <w:pPr>
        <w:pStyle w:val="ListParagraph"/>
        <w:numPr>
          <w:ilvl w:val="0"/>
          <w:numId w:val="14"/>
        </w:numPr>
      </w:pPr>
      <w:r>
        <w:t>Expected Outcome: Management interface will have only primary ip, no secondary ip.</w:t>
      </w:r>
    </w:p>
    <w:p w14:paraId="3A9B26A6" w14:textId="4E7C7FCC" w:rsidR="008F1D2D" w:rsidRDefault="008F1D2D" w:rsidP="00253BAE">
      <w:pPr>
        <w:pStyle w:val="ListParagraph"/>
        <w:numPr>
          <w:ilvl w:val="0"/>
          <w:numId w:val="14"/>
        </w:numPr>
      </w:pPr>
      <w:r>
        <w:t>Actual Outcome: Management interface has only primary ip.</w:t>
      </w:r>
    </w:p>
    <w:p w14:paraId="6D268FC9" w14:textId="05ABCED5" w:rsidR="008F1D2D" w:rsidRDefault="000353BA" w:rsidP="00253BAE">
      <w:r w:rsidRPr="000353BA">
        <w:rPr>
          <w:noProof/>
        </w:rPr>
        <w:lastRenderedPageBreak/>
        <w:drawing>
          <wp:inline distT="0" distB="0" distL="0" distR="0" wp14:anchorId="2B2A6306" wp14:editId="5A5998AB">
            <wp:extent cx="5731510" cy="288353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D0298" w14:textId="42A96553" w:rsidR="00D461F9" w:rsidRPr="00D461F9" w:rsidRDefault="008F1D2D" w:rsidP="00D461F9">
      <w:pPr>
        <w:pStyle w:val="Heading3"/>
      </w:pPr>
      <w:bookmarkStart w:id="15" w:name="_Toc119515572"/>
      <w:r>
        <w:t>Data Interface (Client Side)</w:t>
      </w:r>
      <w:bookmarkEnd w:id="15"/>
    </w:p>
    <w:p w14:paraId="3841F3C6" w14:textId="41455C5C" w:rsidR="008F1D2D" w:rsidRDefault="008F1D2D" w:rsidP="00D461F9">
      <w:pPr>
        <w:pStyle w:val="ListParagraph"/>
        <w:numPr>
          <w:ilvl w:val="0"/>
          <w:numId w:val="15"/>
        </w:numPr>
      </w:pPr>
      <w:r>
        <w:t>Expected Outcome: Client side data interface will have 1 primary ip and 1 private secondary ip.</w:t>
      </w:r>
    </w:p>
    <w:p w14:paraId="5531C114" w14:textId="13B95511" w:rsidR="008F1D2D" w:rsidRDefault="008F1D2D" w:rsidP="00D461F9">
      <w:pPr>
        <w:pStyle w:val="ListParagraph"/>
        <w:numPr>
          <w:ilvl w:val="0"/>
          <w:numId w:val="15"/>
        </w:numPr>
      </w:pPr>
      <w:r>
        <w:t>Actual Outcome: Client side data interface has 1 primary ip and 1 private secondary ip</w:t>
      </w:r>
      <w:r w:rsidR="008920D6">
        <w:t>.</w:t>
      </w:r>
    </w:p>
    <w:p w14:paraId="6B2E3D9B" w14:textId="6056C85E" w:rsidR="008F1D2D" w:rsidRDefault="000353BA" w:rsidP="00D461F9">
      <w:r w:rsidRPr="000353BA">
        <w:rPr>
          <w:noProof/>
        </w:rPr>
        <w:drawing>
          <wp:inline distT="0" distB="0" distL="0" distR="0" wp14:anchorId="7C519549" wp14:editId="1726B9C0">
            <wp:extent cx="5731510" cy="283908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6DA4F" w14:textId="77777777" w:rsidR="00D461F9" w:rsidRDefault="00D461F9" w:rsidP="00D461F9"/>
    <w:p w14:paraId="67FE43E4" w14:textId="4297EC73" w:rsidR="008F1D2D" w:rsidRDefault="008F1D2D" w:rsidP="00D461F9">
      <w:pPr>
        <w:pStyle w:val="Heading3"/>
      </w:pPr>
      <w:bookmarkStart w:id="16" w:name="_Toc119515573"/>
      <w:r>
        <w:t>Data Interface (Server Side)</w:t>
      </w:r>
      <w:bookmarkEnd w:id="16"/>
    </w:p>
    <w:p w14:paraId="207F60EA" w14:textId="27A1BD4A" w:rsidR="008F1D2D" w:rsidRDefault="008F1D2D" w:rsidP="00D461F9">
      <w:pPr>
        <w:pStyle w:val="ListParagraph"/>
        <w:numPr>
          <w:ilvl w:val="0"/>
          <w:numId w:val="16"/>
        </w:numPr>
      </w:pPr>
      <w:r>
        <w:t>Expected Outcome: Server side interface will have 1 primary ip and 1 private secondary ip</w:t>
      </w:r>
      <w:r w:rsidR="008920D6">
        <w:t>.</w:t>
      </w:r>
    </w:p>
    <w:p w14:paraId="51B5B7BD" w14:textId="7D35410B" w:rsidR="008F1D2D" w:rsidRDefault="008F1D2D" w:rsidP="00D461F9">
      <w:pPr>
        <w:pStyle w:val="ListParagraph"/>
        <w:numPr>
          <w:ilvl w:val="0"/>
          <w:numId w:val="16"/>
        </w:numPr>
      </w:pPr>
      <w:r>
        <w:t>Actual Outcome: Server side interface has 1 primary ip and 1 private secondary ip</w:t>
      </w:r>
      <w:r w:rsidR="008920D6">
        <w:t>.</w:t>
      </w:r>
    </w:p>
    <w:p w14:paraId="62778680" w14:textId="29387466" w:rsidR="00D461F9" w:rsidRDefault="000353BA" w:rsidP="00D461F9">
      <w:r w:rsidRPr="000353BA">
        <w:rPr>
          <w:noProof/>
        </w:rPr>
        <w:lastRenderedPageBreak/>
        <w:drawing>
          <wp:inline distT="0" distB="0" distL="0" distR="0" wp14:anchorId="75D643BE" wp14:editId="3B86FD28">
            <wp:extent cx="5731510" cy="2816225"/>
            <wp:effectExtent l="0" t="0" r="254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6B97B" w14:textId="4080F057" w:rsidR="008F1D2D" w:rsidRDefault="008F1D2D" w:rsidP="00D461F9"/>
    <w:p w14:paraId="465BFF87" w14:textId="37AC7C22" w:rsidR="00D461F9" w:rsidRDefault="00D461F9" w:rsidP="00D461F9">
      <w:pPr>
        <w:pStyle w:val="Heading2"/>
      </w:pPr>
      <w:bookmarkStart w:id="17" w:name="_Toc119515574"/>
      <w:bookmarkStart w:id="18" w:name="_Toc101188711"/>
      <w:r>
        <w:t>vThunder-2</w:t>
      </w:r>
      <w:bookmarkEnd w:id="17"/>
    </w:p>
    <w:p w14:paraId="5266B363" w14:textId="77777777" w:rsidR="00D461F9" w:rsidRDefault="00D461F9" w:rsidP="00D461F9">
      <w:pPr>
        <w:pStyle w:val="Heading3"/>
      </w:pPr>
      <w:bookmarkStart w:id="19" w:name="_Toc119515575"/>
      <w:r>
        <w:t>Management Interface</w:t>
      </w:r>
      <w:bookmarkEnd w:id="19"/>
    </w:p>
    <w:p w14:paraId="48FCB288" w14:textId="77777777" w:rsidR="00D461F9" w:rsidRDefault="00D461F9" w:rsidP="00D461F9">
      <w:pPr>
        <w:pStyle w:val="ListParagraph"/>
        <w:numPr>
          <w:ilvl w:val="0"/>
          <w:numId w:val="14"/>
        </w:numPr>
      </w:pPr>
      <w:r>
        <w:t>Expected Outcome: Management interface will have only primary ip, no secondary ip.</w:t>
      </w:r>
    </w:p>
    <w:p w14:paraId="2159F5E2" w14:textId="77777777" w:rsidR="00D461F9" w:rsidRDefault="00D461F9" w:rsidP="00D461F9">
      <w:pPr>
        <w:pStyle w:val="ListParagraph"/>
        <w:numPr>
          <w:ilvl w:val="0"/>
          <w:numId w:val="14"/>
        </w:numPr>
      </w:pPr>
      <w:r>
        <w:t>Actual Outcome: Management interface has only primary ip.</w:t>
      </w:r>
    </w:p>
    <w:p w14:paraId="133A96DA" w14:textId="720880E0" w:rsidR="00D461F9" w:rsidRDefault="000353BA" w:rsidP="00D461F9">
      <w:r w:rsidRPr="000353BA">
        <w:rPr>
          <w:noProof/>
        </w:rPr>
        <w:drawing>
          <wp:inline distT="0" distB="0" distL="0" distR="0" wp14:anchorId="4B44F5C7" wp14:editId="1F3216A2">
            <wp:extent cx="5731510" cy="2867660"/>
            <wp:effectExtent l="0" t="0" r="254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9E211" w14:textId="77777777" w:rsidR="00D461F9" w:rsidRPr="00D461F9" w:rsidRDefault="00D461F9" w:rsidP="00D461F9">
      <w:pPr>
        <w:pStyle w:val="Heading3"/>
      </w:pPr>
      <w:bookmarkStart w:id="20" w:name="_Toc119515576"/>
      <w:r>
        <w:t>Data Interface (Client Side)</w:t>
      </w:r>
      <w:bookmarkEnd w:id="20"/>
    </w:p>
    <w:p w14:paraId="7B227AD7" w14:textId="0ECFA63C" w:rsidR="00D461F9" w:rsidRDefault="00D461F9" w:rsidP="00D461F9">
      <w:pPr>
        <w:pStyle w:val="ListParagraph"/>
        <w:numPr>
          <w:ilvl w:val="0"/>
          <w:numId w:val="15"/>
        </w:numPr>
      </w:pPr>
      <w:r>
        <w:t xml:space="preserve">Expected Outcome: Client side data interface will have 1 primary ip and </w:t>
      </w:r>
      <w:r w:rsidR="008920D6">
        <w:t>no</w:t>
      </w:r>
      <w:r>
        <w:t xml:space="preserve"> private secondary ip.</w:t>
      </w:r>
    </w:p>
    <w:p w14:paraId="74CF940C" w14:textId="5B795588" w:rsidR="00D461F9" w:rsidRDefault="00D461F9" w:rsidP="00D461F9">
      <w:pPr>
        <w:pStyle w:val="ListParagraph"/>
        <w:numPr>
          <w:ilvl w:val="0"/>
          <w:numId w:val="15"/>
        </w:numPr>
      </w:pPr>
      <w:r>
        <w:t xml:space="preserve">Actual Outcome: Client side data interface has 1 primary ip and </w:t>
      </w:r>
      <w:r w:rsidR="008920D6">
        <w:t>no</w:t>
      </w:r>
      <w:r>
        <w:t xml:space="preserve"> private secondary ip</w:t>
      </w:r>
      <w:r w:rsidR="008920D6">
        <w:t>.</w:t>
      </w:r>
    </w:p>
    <w:p w14:paraId="54CCA476" w14:textId="45A11EDF" w:rsidR="00D461F9" w:rsidRDefault="000353BA" w:rsidP="00D461F9">
      <w:r w:rsidRPr="000353BA">
        <w:rPr>
          <w:noProof/>
        </w:rPr>
        <w:lastRenderedPageBreak/>
        <w:drawing>
          <wp:inline distT="0" distB="0" distL="0" distR="0" wp14:anchorId="512A30FE" wp14:editId="32C3FCEF">
            <wp:extent cx="5731510" cy="2874645"/>
            <wp:effectExtent l="0" t="0" r="254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E3834" w14:textId="77777777" w:rsidR="00D461F9" w:rsidRDefault="00D461F9" w:rsidP="00D461F9">
      <w:pPr>
        <w:pStyle w:val="Heading3"/>
      </w:pPr>
      <w:bookmarkStart w:id="21" w:name="_Toc119515577"/>
      <w:r>
        <w:t>Data Interface (Server Side)</w:t>
      </w:r>
      <w:bookmarkEnd w:id="21"/>
    </w:p>
    <w:p w14:paraId="074F0DF8" w14:textId="063A5500" w:rsidR="00D461F9" w:rsidRDefault="00D461F9" w:rsidP="00D461F9">
      <w:pPr>
        <w:pStyle w:val="ListParagraph"/>
        <w:numPr>
          <w:ilvl w:val="0"/>
          <w:numId w:val="16"/>
        </w:numPr>
      </w:pPr>
      <w:r>
        <w:t xml:space="preserve">Expected Outcome: Server side interface will have 1 primary ip and </w:t>
      </w:r>
      <w:r w:rsidR="008920D6">
        <w:t>no</w:t>
      </w:r>
      <w:r>
        <w:t xml:space="preserve"> private secondary ip</w:t>
      </w:r>
      <w:r w:rsidR="008920D6">
        <w:t>.</w:t>
      </w:r>
    </w:p>
    <w:p w14:paraId="7ED785DB" w14:textId="7C662D18" w:rsidR="00D461F9" w:rsidRDefault="00D461F9" w:rsidP="00D461F9">
      <w:pPr>
        <w:pStyle w:val="ListParagraph"/>
        <w:numPr>
          <w:ilvl w:val="0"/>
          <w:numId w:val="16"/>
        </w:numPr>
      </w:pPr>
      <w:r>
        <w:t xml:space="preserve">Actual Outcome: Server side interface has 1 primary ip and </w:t>
      </w:r>
      <w:r w:rsidR="00940136">
        <w:t>no</w:t>
      </w:r>
      <w:r>
        <w:t xml:space="preserve"> private secondary ip</w:t>
      </w:r>
      <w:r w:rsidR="00940136">
        <w:t>.</w:t>
      </w:r>
    </w:p>
    <w:p w14:paraId="7CD0C0B0" w14:textId="7A87A265" w:rsidR="00940136" w:rsidRDefault="000353BA" w:rsidP="00940136">
      <w:r w:rsidRPr="000353BA">
        <w:rPr>
          <w:noProof/>
        </w:rPr>
        <w:drawing>
          <wp:inline distT="0" distB="0" distL="0" distR="0" wp14:anchorId="5F7E754C" wp14:editId="0C001739">
            <wp:extent cx="5731510" cy="293878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41243" w14:textId="3C1360B9" w:rsidR="00CE1D25" w:rsidRPr="00CE1D25" w:rsidRDefault="008F1D2D" w:rsidP="00CE1D25">
      <w:pPr>
        <w:pStyle w:val="Heading1"/>
      </w:pPr>
      <w:bookmarkStart w:id="22" w:name="_Toc119515578"/>
      <w:r>
        <w:t>vThunder IP Configuration</w:t>
      </w:r>
      <w:bookmarkEnd w:id="0"/>
      <w:bookmarkEnd w:id="18"/>
      <w:bookmarkEnd w:id="22"/>
    </w:p>
    <w:p w14:paraId="4E7D33BC" w14:textId="77777777" w:rsidR="00CE1D25" w:rsidRDefault="00CE1D25" w:rsidP="00CE1D25">
      <w:pPr>
        <w:pStyle w:val="Heading3"/>
      </w:pPr>
      <w:bookmarkStart w:id="23" w:name="_Toc113879307"/>
      <w:bookmarkStart w:id="24" w:name="_Toc113879557"/>
      <w:bookmarkStart w:id="25" w:name="_Toc119087876"/>
      <w:bookmarkStart w:id="26" w:name="_Toc119515450"/>
      <w:r>
        <w:t>Slb verification</w:t>
      </w:r>
      <w:bookmarkEnd w:id="23"/>
      <w:bookmarkEnd w:id="24"/>
      <w:bookmarkEnd w:id="25"/>
      <w:bookmarkEnd w:id="26"/>
    </w:p>
    <w:p w14:paraId="2C6F70A9" w14:textId="77777777" w:rsidR="00CE1D25" w:rsidRDefault="00CE1D25" w:rsidP="00CE1D25">
      <w:pPr>
        <w:pStyle w:val="BodyText"/>
        <w:rPr>
          <w:rFonts w:eastAsiaTheme="minorHAnsi" w:cstheme="minorHAnsi"/>
          <w:i/>
          <w:iCs/>
          <w:color w:val="2E74B5" w:themeColor="accent5" w:themeShade="BF"/>
          <w:szCs w:val="28"/>
          <w:shd w:val="clear" w:color="auto" w:fill="FFFFFF"/>
          <w:lang w:val="en-IN"/>
        </w:rPr>
      </w:pPr>
      <w:r>
        <w:rPr>
          <w:rFonts w:eastAsiaTheme="minorHAnsi" w:cstheme="minorHAnsi"/>
          <w:i/>
          <w:iCs/>
          <w:color w:val="2E74B5" w:themeColor="accent5" w:themeShade="BF"/>
          <w:szCs w:val="28"/>
          <w:shd w:val="clear" w:color="auto" w:fill="FFFFFF"/>
          <w:lang w:val="en-IN"/>
        </w:rPr>
        <w:t>vThunder 1(stack name-vth-inst-1)</w:t>
      </w:r>
    </w:p>
    <w:p w14:paraId="4A41DB83" w14:textId="77777777" w:rsidR="00CE1D25" w:rsidRDefault="00CE1D25" w:rsidP="00CE1D25">
      <w:pPr>
        <w:pStyle w:val="BodyText"/>
        <w:rPr>
          <w:rFonts w:eastAsiaTheme="minorHAnsi" w:cstheme="minorHAnsi"/>
          <w:i/>
          <w:iCs/>
          <w:color w:val="2E74B5" w:themeColor="accent5" w:themeShade="BF"/>
          <w:szCs w:val="28"/>
          <w:shd w:val="clear" w:color="auto" w:fill="FFFFFF"/>
          <w:lang w:val="en-IN"/>
        </w:rPr>
      </w:pPr>
      <w:r w:rsidRPr="006A2A02">
        <w:rPr>
          <w:rFonts w:eastAsiaTheme="minorHAnsi" w:cstheme="minorHAnsi"/>
          <w:i/>
          <w:iCs/>
          <w:noProof/>
          <w:color w:val="2E74B5" w:themeColor="accent5" w:themeShade="BF"/>
          <w:szCs w:val="28"/>
          <w:shd w:val="clear" w:color="auto" w:fill="FFFFFF"/>
          <w:lang w:val="en-IN"/>
        </w:rPr>
        <w:lastRenderedPageBreak/>
        <w:drawing>
          <wp:inline distT="0" distB="0" distL="0" distR="0" wp14:anchorId="6C9D169C" wp14:editId="617947A5">
            <wp:extent cx="3619250" cy="3507129"/>
            <wp:effectExtent l="0" t="0" r="63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25612" cy="351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EFB71" w14:textId="77777777" w:rsidR="00CE1D25" w:rsidRDefault="00CE1D25" w:rsidP="00CE1D25">
      <w:pPr>
        <w:pStyle w:val="BodyText"/>
        <w:rPr>
          <w:rFonts w:eastAsiaTheme="minorHAnsi" w:cstheme="minorHAnsi"/>
          <w:i/>
          <w:iCs/>
          <w:color w:val="2E74B5" w:themeColor="accent5" w:themeShade="BF"/>
          <w:szCs w:val="28"/>
          <w:shd w:val="clear" w:color="auto" w:fill="FFFFFF"/>
          <w:lang w:val="en-IN"/>
        </w:rPr>
      </w:pPr>
    </w:p>
    <w:p w14:paraId="17510980" w14:textId="77777777" w:rsidR="00CE1D25" w:rsidRDefault="00CE1D25" w:rsidP="00CE1D25">
      <w:pPr>
        <w:pStyle w:val="BodyText"/>
        <w:rPr>
          <w:rFonts w:eastAsiaTheme="minorHAnsi" w:cstheme="minorHAnsi"/>
          <w:i/>
          <w:iCs/>
          <w:color w:val="2E74B5" w:themeColor="accent5" w:themeShade="BF"/>
          <w:szCs w:val="28"/>
          <w:shd w:val="clear" w:color="auto" w:fill="FFFFFF"/>
          <w:lang w:val="en-IN"/>
        </w:rPr>
      </w:pPr>
      <w:r>
        <w:rPr>
          <w:rFonts w:eastAsiaTheme="minorHAnsi" w:cstheme="minorHAnsi"/>
          <w:i/>
          <w:iCs/>
          <w:color w:val="2E74B5" w:themeColor="accent5" w:themeShade="BF"/>
          <w:szCs w:val="28"/>
          <w:shd w:val="clear" w:color="auto" w:fill="FFFFFF"/>
          <w:lang w:val="en-IN"/>
        </w:rPr>
        <w:t>vThunder 2(stack name-vth-inst-2)</w:t>
      </w:r>
    </w:p>
    <w:p w14:paraId="1AE6391C" w14:textId="77777777" w:rsidR="00CE1D25" w:rsidRDefault="00CE1D25" w:rsidP="00CE1D25">
      <w:pPr>
        <w:pStyle w:val="BodyText"/>
        <w:rPr>
          <w:rFonts w:eastAsiaTheme="minorHAnsi" w:cstheme="minorHAnsi"/>
          <w:i/>
          <w:iCs/>
          <w:color w:val="2E74B5" w:themeColor="accent5" w:themeShade="BF"/>
          <w:szCs w:val="28"/>
          <w:shd w:val="clear" w:color="auto" w:fill="FFFFFF"/>
          <w:lang w:val="en-IN"/>
        </w:rPr>
      </w:pPr>
    </w:p>
    <w:p w14:paraId="0D29B733" w14:textId="77777777" w:rsidR="00CE1D25" w:rsidRDefault="00CE1D25" w:rsidP="00CE1D25">
      <w:pPr>
        <w:pStyle w:val="BodyText"/>
        <w:rPr>
          <w:rFonts w:eastAsiaTheme="minorHAnsi" w:cstheme="minorHAnsi"/>
          <w:i/>
          <w:iCs/>
          <w:color w:val="2E74B5" w:themeColor="accent5" w:themeShade="BF"/>
          <w:szCs w:val="28"/>
          <w:shd w:val="clear" w:color="auto" w:fill="FFFFFF"/>
          <w:lang w:val="en-IN"/>
        </w:rPr>
      </w:pPr>
      <w:r w:rsidRPr="006A2A02">
        <w:rPr>
          <w:rFonts w:eastAsiaTheme="minorHAnsi" w:cstheme="minorHAnsi"/>
          <w:i/>
          <w:iCs/>
          <w:noProof/>
          <w:color w:val="2E74B5" w:themeColor="accent5" w:themeShade="BF"/>
          <w:szCs w:val="28"/>
          <w:shd w:val="clear" w:color="auto" w:fill="FFFFFF"/>
          <w:lang w:val="en-IN"/>
        </w:rPr>
        <w:drawing>
          <wp:inline distT="0" distB="0" distL="0" distR="0" wp14:anchorId="04BE7137" wp14:editId="190A1084">
            <wp:extent cx="3486150" cy="3547641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88225" cy="354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5D2B5" w14:textId="77777777" w:rsidR="00CE1D25" w:rsidRPr="00707F6C" w:rsidRDefault="00CE1D25" w:rsidP="00CE1D25">
      <w:pPr>
        <w:rPr>
          <w:b/>
          <w:bCs/>
        </w:rPr>
      </w:pPr>
    </w:p>
    <w:p w14:paraId="21511F8E" w14:textId="77777777" w:rsidR="00CE1D25" w:rsidRDefault="00CE1D25" w:rsidP="00CE1D25">
      <w:pPr>
        <w:pStyle w:val="Heading3"/>
      </w:pPr>
      <w:bookmarkStart w:id="27" w:name="_Toc113879308"/>
      <w:bookmarkStart w:id="28" w:name="_Toc113879558"/>
      <w:bookmarkStart w:id="29" w:name="_Toc119087877"/>
      <w:bookmarkStart w:id="30" w:name="_Toc119515451"/>
      <w:r>
        <w:lastRenderedPageBreak/>
        <w:t>SSL verification</w:t>
      </w:r>
      <w:bookmarkEnd w:id="27"/>
      <w:bookmarkEnd w:id="28"/>
      <w:bookmarkEnd w:id="29"/>
      <w:bookmarkEnd w:id="30"/>
    </w:p>
    <w:p w14:paraId="31A4E1CF" w14:textId="77777777" w:rsidR="00CE1D25" w:rsidRDefault="00CE1D25" w:rsidP="00CE1D25">
      <w:r w:rsidRPr="006A2AAF">
        <w:rPr>
          <w:noProof/>
        </w:rPr>
        <w:drawing>
          <wp:inline distT="0" distB="0" distL="0" distR="0" wp14:anchorId="32286102" wp14:editId="521E6763">
            <wp:extent cx="5731510" cy="815340"/>
            <wp:effectExtent l="0" t="0" r="2540" b="381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79C0A" w14:textId="77777777" w:rsidR="00CE1D25" w:rsidRDefault="00CE1D25" w:rsidP="00CE1D25">
      <w:pPr>
        <w:pStyle w:val="Heading3"/>
      </w:pPr>
      <w:bookmarkStart w:id="31" w:name="_Toc113879559"/>
      <w:bookmarkStart w:id="32" w:name="_Toc119087878"/>
      <w:bookmarkStart w:id="33" w:name="_Toc119515452"/>
      <w:r>
        <w:t>HA verification</w:t>
      </w:r>
      <w:bookmarkEnd w:id="31"/>
      <w:bookmarkEnd w:id="32"/>
      <w:bookmarkEnd w:id="33"/>
    </w:p>
    <w:p w14:paraId="6FA917CB" w14:textId="77777777" w:rsidR="00CE1D25" w:rsidRDefault="00CE1D25" w:rsidP="00CE1D25">
      <w:pPr>
        <w:pStyle w:val="BodyText"/>
        <w:rPr>
          <w:rFonts w:eastAsiaTheme="minorHAnsi" w:cstheme="minorHAnsi"/>
          <w:i/>
          <w:iCs/>
          <w:color w:val="2E74B5" w:themeColor="accent5" w:themeShade="BF"/>
          <w:szCs w:val="28"/>
          <w:shd w:val="clear" w:color="auto" w:fill="FFFFFF"/>
          <w:lang w:val="en-IN"/>
        </w:rPr>
      </w:pPr>
      <w:r w:rsidRPr="006A2A02">
        <w:rPr>
          <w:rFonts w:eastAsiaTheme="minorHAnsi" w:cstheme="minorHAnsi"/>
          <w:i/>
          <w:iCs/>
          <w:noProof/>
          <w:color w:val="2E74B5" w:themeColor="accent5" w:themeShade="BF"/>
          <w:szCs w:val="28"/>
          <w:shd w:val="clear" w:color="auto" w:fill="FFFFFF"/>
          <w:lang w:val="en-IN"/>
        </w:rPr>
        <w:drawing>
          <wp:inline distT="0" distB="0" distL="0" distR="0" wp14:anchorId="73711CC0" wp14:editId="5568DF25">
            <wp:extent cx="2140060" cy="1035103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40060" cy="103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2B8DD" w14:textId="77777777" w:rsidR="00CE1D25" w:rsidRDefault="00CE1D25" w:rsidP="00CE1D25">
      <w:pPr>
        <w:pStyle w:val="BodyText"/>
        <w:rPr>
          <w:rFonts w:eastAsiaTheme="minorHAnsi" w:cstheme="minorHAnsi"/>
          <w:i/>
          <w:iCs/>
          <w:color w:val="2E74B5" w:themeColor="accent5" w:themeShade="BF"/>
          <w:szCs w:val="28"/>
          <w:shd w:val="clear" w:color="auto" w:fill="FFFFFF"/>
          <w:lang w:val="en-IN"/>
        </w:rPr>
      </w:pPr>
      <w:r>
        <w:rPr>
          <w:rFonts w:eastAsiaTheme="minorHAnsi" w:cstheme="minorHAnsi"/>
          <w:i/>
          <w:iCs/>
          <w:noProof/>
          <w:color w:val="2E74B5" w:themeColor="accent5" w:themeShade="BF"/>
          <w:szCs w:val="28"/>
          <w:shd w:val="clear" w:color="auto" w:fill="FFFFFF"/>
        </w:rPr>
        <w:drawing>
          <wp:inline distT="0" distB="0" distL="0" distR="0" wp14:anchorId="33456FC6" wp14:editId="09DDD6E6">
            <wp:extent cx="4456430" cy="2343785"/>
            <wp:effectExtent l="0" t="0" r="127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430" cy="234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AC257" w14:textId="77777777" w:rsidR="00CE1D25" w:rsidRDefault="00CE1D25" w:rsidP="00CE1D25">
      <w:pPr>
        <w:pStyle w:val="BodyText"/>
        <w:rPr>
          <w:rFonts w:eastAsiaTheme="minorHAnsi" w:cstheme="minorHAnsi"/>
          <w:i/>
          <w:iCs/>
          <w:color w:val="2E74B5" w:themeColor="accent5" w:themeShade="BF"/>
          <w:szCs w:val="28"/>
          <w:shd w:val="clear" w:color="auto" w:fill="FFFFFF"/>
          <w:lang w:val="en-IN"/>
        </w:rPr>
      </w:pPr>
    </w:p>
    <w:p w14:paraId="447E4518" w14:textId="77777777" w:rsidR="00CE1D25" w:rsidRPr="006A2A02" w:rsidRDefault="00CE1D25" w:rsidP="00CE1D25">
      <w:pPr>
        <w:pStyle w:val="BodyText"/>
        <w:rPr>
          <w:rFonts w:eastAsiaTheme="minorHAnsi" w:cstheme="minorHAnsi"/>
          <w:i/>
          <w:iCs/>
          <w:color w:val="2E74B5" w:themeColor="accent5" w:themeShade="BF"/>
          <w:szCs w:val="28"/>
          <w:shd w:val="clear" w:color="auto" w:fill="FFFFFF"/>
          <w:lang w:val="en-IN"/>
        </w:rPr>
      </w:pPr>
      <w:r>
        <w:rPr>
          <w:rFonts w:eastAsiaTheme="minorHAnsi" w:cstheme="minorHAnsi"/>
          <w:i/>
          <w:iCs/>
          <w:color w:val="2E74B5" w:themeColor="accent5" w:themeShade="BF"/>
          <w:szCs w:val="28"/>
          <w:shd w:val="clear" w:color="auto" w:fill="FFFFFF"/>
          <w:lang w:val="en-IN"/>
        </w:rPr>
        <w:t>vThunder 2(stack name-vth-inst-2)</w:t>
      </w:r>
    </w:p>
    <w:p w14:paraId="3B2D7A1E" w14:textId="77777777" w:rsidR="00CE1D25" w:rsidRDefault="00CE1D25" w:rsidP="00CE1D25">
      <w:r w:rsidRPr="006A2A02">
        <w:rPr>
          <w:noProof/>
        </w:rPr>
        <w:drawing>
          <wp:inline distT="0" distB="0" distL="0" distR="0" wp14:anchorId="1E89F279" wp14:editId="2D27D949">
            <wp:extent cx="2847372" cy="11303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53248" cy="113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DFCD2" w14:textId="7816270F" w:rsidR="00CE1D25" w:rsidRDefault="00CE1D25" w:rsidP="00CE1D25">
      <w:r>
        <w:rPr>
          <w:noProof/>
        </w:rPr>
        <w:drawing>
          <wp:inline distT="0" distB="0" distL="0" distR="0" wp14:anchorId="6CC78A60" wp14:editId="3E14824E">
            <wp:extent cx="4189730" cy="2378710"/>
            <wp:effectExtent l="0" t="0" r="1270" b="254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730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90ED5" w14:textId="77777777" w:rsidR="00CE1D25" w:rsidRDefault="00CE1D25" w:rsidP="00CE1D25">
      <w:r w:rsidRPr="006A6E47">
        <w:lastRenderedPageBreak/>
        <w:t>vth-stack1-vth-inst1</w:t>
      </w:r>
    </w:p>
    <w:p w14:paraId="1CAAD5AD" w14:textId="77777777" w:rsidR="00CE1D25" w:rsidRDefault="00CE1D25" w:rsidP="00CE1D25">
      <w:r w:rsidRPr="00A50237">
        <w:rPr>
          <w:noProof/>
        </w:rPr>
        <w:drawing>
          <wp:inline distT="0" distB="0" distL="0" distR="0" wp14:anchorId="33D7C6E0" wp14:editId="77F53F5C">
            <wp:extent cx="5731510" cy="2494344"/>
            <wp:effectExtent l="0" t="0" r="254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4902" cy="249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40E96" w14:textId="77777777" w:rsidR="00CE1D25" w:rsidRDefault="00CE1D25" w:rsidP="00CE1D25">
      <w:r w:rsidRPr="006A6E47">
        <w:t>vth-stack1-vth-inst</w:t>
      </w:r>
      <w:r>
        <w:t>2</w:t>
      </w:r>
    </w:p>
    <w:p w14:paraId="424067EF" w14:textId="77777777" w:rsidR="00CE1D25" w:rsidRDefault="00CE1D25" w:rsidP="00CE1D25">
      <w:r w:rsidRPr="00A50237">
        <w:rPr>
          <w:noProof/>
        </w:rPr>
        <w:drawing>
          <wp:inline distT="0" distB="0" distL="0" distR="0" wp14:anchorId="168CB146" wp14:editId="2E797FDB">
            <wp:extent cx="5731510" cy="2534856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5782" cy="25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014B1" w14:textId="77777777" w:rsidR="00CE1D25" w:rsidRPr="00FB3B09" w:rsidRDefault="00CE1D25" w:rsidP="00CE1D25">
      <w:pPr>
        <w:pStyle w:val="Heading4"/>
        <w:rPr>
          <w:i w:val="0"/>
          <w:iCs w:val="0"/>
          <w:sz w:val="24"/>
          <w:szCs w:val="24"/>
        </w:rPr>
      </w:pPr>
      <w:r w:rsidRPr="00A50237">
        <w:rPr>
          <w:i w:val="0"/>
          <w:iCs w:val="0"/>
          <w:sz w:val="24"/>
          <w:szCs w:val="24"/>
        </w:rPr>
        <w:t>Traffic testing</w:t>
      </w:r>
    </w:p>
    <w:p w14:paraId="3AB86549" w14:textId="39803EB9" w:rsidR="00CE1D25" w:rsidRPr="00CE1D25" w:rsidRDefault="00CE1D25" w:rsidP="00CE1D25">
      <w:r w:rsidRPr="00A50237">
        <w:rPr>
          <w:noProof/>
        </w:rPr>
        <w:drawing>
          <wp:inline distT="0" distB="0" distL="0" distR="0" wp14:anchorId="062ABB98" wp14:editId="130E3E14">
            <wp:extent cx="5731510" cy="2736850"/>
            <wp:effectExtent l="0" t="0" r="254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D3668" w14:textId="76F7BC36" w:rsidR="00C60936" w:rsidRPr="00C60936" w:rsidRDefault="00C60936" w:rsidP="00CE1D25">
      <w:pPr>
        <w:rPr>
          <w:b/>
          <w:bCs/>
          <w:sz w:val="26"/>
          <w:szCs w:val="26"/>
        </w:rPr>
      </w:pPr>
      <w:r w:rsidRPr="00C60936">
        <w:rPr>
          <w:b/>
          <w:bCs/>
          <w:sz w:val="26"/>
          <w:szCs w:val="26"/>
        </w:rPr>
        <w:lastRenderedPageBreak/>
        <w:t xml:space="preserve">After Force StandBy: </w:t>
      </w:r>
    </w:p>
    <w:p w14:paraId="4F1274B0" w14:textId="300E0E74" w:rsidR="00CE1D25" w:rsidRDefault="00CE1D25" w:rsidP="00CE1D25">
      <w:r w:rsidRPr="006A6E47">
        <w:t>vth-stack1-vth-inst1</w:t>
      </w:r>
    </w:p>
    <w:p w14:paraId="1213759B" w14:textId="77777777" w:rsidR="00CE1D25" w:rsidRDefault="00CE1D25" w:rsidP="00CE1D25">
      <w:r w:rsidRPr="003C7638">
        <w:rPr>
          <w:noProof/>
        </w:rPr>
        <w:drawing>
          <wp:inline distT="0" distB="0" distL="0" distR="0" wp14:anchorId="24E21668" wp14:editId="108250B4">
            <wp:extent cx="5302250" cy="730885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0225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383D8" w14:textId="6FCD3F9B" w:rsidR="00CE1D25" w:rsidRDefault="00CE1D25" w:rsidP="00CE1D25">
      <w:r w:rsidRPr="006A6E47">
        <w:t>vth-stack1-vth-inst</w:t>
      </w:r>
      <w:r w:rsidR="00C60936">
        <w:t>2</w:t>
      </w:r>
    </w:p>
    <w:p w14:paraId="19ED1A4A" w14:textId="1AE2EB45" w:rsidR="00CE1D25" w:rsidRDefault="00CE1D25" w:rsidP="00CE1D25">
      <w:r w:rsidRPr="003C7638">
        <w:rPr>
          <w:noProof/>
        </w:rPr>
        <w:drawing>
          <wp:inline distT="0" distB="0" distL="0" distR="0" wp14:anchorId="725EB05A" wp14:editId="35A057EB">
            <wp:extent cx="5232400" cy="552450"/>
            <wp:effectExtent l="0" t="0" r="635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32675" cy="55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64606" w14:textId="77777777" w:rsidR="00CE1D25" w:rsidRDefault="00CE1D25" w:rsidP="00CE1D25">
      <w:r w:rsidRPr="006A6E47">
        <w:t>vth-stack1-vth-inst1</w:t>
      </w:r>
    </w:p>
    <w:p w14:paraId="2FF93901" w14:textId="7884449A" w:rsidR="00CE1D25" w:rsidRDefault="00CE1D25" w:rsidP="00CE1D25">
      <w:r w:rsidRPr="004A0F5B">
        <w:rPr>
          <w:noProof/>
        </w:rPr>
        <w:drawing>
          <wp:inline distT="0" distB="0" distL="0" distR="0" wp14:anchorId="6359A983" wp14:editId="3056443A">
            <wp:extent cx="5728335" cy="2413000"/>
            <wp:effectExtent l="0" t="0" r="5715" b="635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3641" cy="242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CB38F" w14:textId="77777777" w:rsidR="00CE1D25" w:rsidRDefault="00CE1D25" w:rsidP="00CE1D25">
      <w:r w:rsidRPr="006A6E47">
        <w:t>vth-stack1-vth-inst</w:t>
      </w:r>
      <w:r>
        <w:t>2</w:t>
      </w:r>
    </w:p>
    <w:p w14:paraId="5DC5E5F2" w14:textId="74FE266F" w:rsidR="00CE1D25" w:rsidRPr="00CE1D25" w:rsidRDefault="00CE1D25" w:rsidP="00CE1D25">
      <w:r w:rsidRPr="004A0F5B">
        <w:rPr>
          <w:noProof/>
        </w:rPr>
        <w:drawing>
          <wp:inline distT="0" distB="0" distL="0" distR="0" wp14:anchorId="13C3BD36" wp14:editId="573E815B">
            <wp:extent cx="5731510" cy="2921635"/>
            <wp:effectExtent l="0" t="0" r="254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68950" w14:textId="50C44A33" w:rsidR="00CE1D25" w:rsidRPr="00CE1D25" w:rsidRDefault="00CE1D25" w:rsidP="00CE1D25">
      <w:pPr>
        <w:pStyle w:val="Heading4"/>
        <w:rPr>
          <w:i w:val="0"/>
          <w:iCs w:val="0"/>
          <w:sz w:val="24"/>
          <w:szCs w:val="24"/>
        </w:rPr>
      </w:pPr>
      <w:r w:rsidRPr="00A50237">
        <w:rPr>
          <w:i w:val="0"/>
          <w:iCs w:val="0"/>
          <w:sz w:val="24"/>
          <w:szCs w:val="24"/>
        </w:rPr>
        <w:lastRenderedPageBreak/>
        <w:t>Traffic testing</w:t>
      </w:r>
    </w:p>
    <w:p w14:paraId="6B0EA26B" w14:textId="77777777" w:rsidR="00CE1D25" w:rsidRDefault="00CE1D25" w:rsidP="00CE1D25">
      <w:r>
        <w:rPr>
          <w:noProof/>
        </w:rPr>
        <w:drawing>
          <wp:inline distT="0" distB="0" distL="0" distR="0" wp14:anchorId="13F56E82" wp14:editId="499D1AA9">
            <wp:extent cx="5731510" cy="2320925"/>
            <wp:effectExtent l="0" t="0" r="2540" b="3175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9D357" w14:textId="77777777" w:rsidR="00CE1D25" w:rsidRPr="0072441A" w:rsidRDefault="00CE1D25" w:rsidP="00CE1D25"/>
    <w:p w14:paraId="0B589BF4" w14:textId="77824940" w:rsidR="00886299" w:rsidRPr="00D64628" w:rsidRDefault="00886299" w:rsidP="00DD54DC"/>
    <w:sectPr w:rsidR="00886299" w:rsidRPr="00D646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yriad Pro Light">
    <w:altName w:val="Segoe UI Light"/>
    <w:charset w:val="00"/>
    <w:family w:val="swiss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1091A"/>
    <w:multiLevelType w:val="hybridMultilevel"/>
    <w:tmpl w:val="340E47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5B679E"/>
    <w:multiLevelType w:val="hybridMultilevel"/>
    <w:tmpl w:val="1890CC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671F7A"/>
    <w:multiLevelType w:val="hybridMultilevel"/>
    <w:tmpl w:val="F21CAB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B876E3"/>
    <w:multiLevelType w:val="hybridMultilevel"/>
    <w:tmpl w:val="49326992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589502A"/>
    <w:multiLevelType w:val="hybridMultilevel"/>
    <w:tmpl w:val="6466FA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A341E2"/>
    <w:multiLevelType w:val="hybridMultilevel"/>
    <w:tmpl w:val="FBFC97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430CB2"/>
    <w:multiLevelType w:val="hybridMultilevel"/>
    <w:tmpl w:val="D826E7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FB4538"/>
    <w:multiLevelType w:val="hybridMultilevel"/>
    <w:tmpl w:val="7D1E7E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316264"/>
    <w:multiLevelType w:val="hybridMultilevel"/>
    <w:tmpl w:val="980A3B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2589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512698"/>
    <w:multiLevelType w:val="hybridMultilevel"/>
    <w:tmpl w:val="18DAE1B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352DE1"/>
    <w:multiLevelType w:val="hybridMultilevel"/>
    <w:tmpl w:val="3752BA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1419DD"/>
    <w:multiLevelType w:val="hybridMultilevel"/>
    <w:tmpl w:val="E7D0BB00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4D8F25F9"/>
    <w:multiLevelType w:val="hybridMultilevel"/>
    <w:tmpl w:val="52C259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202DA5"/>
    <w:multiLevelType w:val="hybridMultilevel"/>
    <w:tmpl w:val="44D4C4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057F5B"/>
    <w:multiLevelType w:val="hybridMultilevel"/>
    <w:tmpl w:val="EB6294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1A52CD"/>
    <w:multiLevelType w:val="hybridMultilevel"/>
    <w:tmpl w:val="7444D400"/>
    <w:lvl w:ilvl="0" w:tplc="4009001B">
      <w:start w:val="1"/>
      <w:numFmt w:val="lowerRoman"/>
      <w:lvlText w:val="%1."/>
      <w:lvlJc w:val="right"/>
      <w:pPr>
        <w:ind w:left="2340" w:hanging="360"/>
      </w:pPr>
    </w:lvl>
    <w:lvl w:ilvl="1" w:tplc="40090019" w:tentative="1">
      <w:start w:val="1"/>
      <w:numFmt w:val="lowerLetter"/>
      <w:lvlText w:val="%2."/>
      <w:lvlJc w:val="left"/>
      <w:pPr>
        <w:ind w:left="3060" w:hanging="360"/>
      </w:pPr>
    </w:lvl>
    <w:lvl w:ilvl="2" w:tplc="4009001B" w:tentative="1">
      <w:start w:val="1"/>
      <w:numFmt w:val="lowerRoman"/>
      <w:lvlText w:val="%3."/>
      <w:lvlJc w:val="right"/>
      <w:pPr>
        <w:ind w:left="3780" w:hanging="180"/>
      </w:pPr>
    </w:lvl>
    <w:lvl w:ilvl="3" w:tplc="4009000F" w:tentative="1">
      <w:start w:val="1"/>
      <w:numFmt w:val="decimal"/>
      <w:lvlText w:val="%4."/>
      <w:lvlJc w:val="left"/>
      <w:pPr>
        <w:ind w:left="4500" w:hanging="360"/>
      </w:pPr>
    </w:lvl>
    <w:lvl w:ilvl="4" w:tplc="40090019" w:tentative="1">
      <w:start w:val="1"/>
      <w:numFmt w:val="lowerLetter"/>
      <w:lvlText w:val="%5."/>
      <w:lvlJc w:val="left"/>
      <w:pPr>
        <w:ind w:left="5220" w:hanging="360"/>
      </w:pPr>
    </w:lvl>
    <w:lvl w:ilvl="5" w:tplc="4009001B" w:tentative="1">
      <w:start w:val="1"/>
      <w:numFmt w:val="lowerRoman"/>
      <w:lvlText w:val="%6."/>
      <w:lvlJc w:val="right"/>
      <w:pPr>
        <w:ind w:left="5940" w:hanging="180"/>
      </w:pPr>
    </w:lvl>
    <w:lvl w:ilvl="6" w:tplc="4009000F" w:tentative="1">
      <w:start w:val="1"/>
      <w:numFmt w:val="decimal"/>
      <w:lvlText w:val="%7."/>
      <w:lvlJc w:val="left"/>
      <w:pPr>
        <w:ind w:left="6660" w:hanging="360"/>
      </w:pPr>
    </w:lvl>
    <w:lvl w:ilvl="7" w:tplc="40090019" w:tentative="1">
      <w:start w:val="1"/>
      <w:numFmt w:val="lowerLetter"/>
      <w:lvlText w:val="%8."/>
      <w:lvlJc w:val="left"/>
      <w:pPr>
        <w:ind w:left="7380" w:hanging="360"/>
      </w:pPr>
    </w:lvl>
    <w:lvl w:ilvl="8" w:tplc="40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6" w15:restartNumberingAfterBreak="0">
    <w:nsid w:val="77D737B1"/>
    <w:multiLevelType w:val="hybridMultilevel"/>
    <w:tmpl w:val="9B5A58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AA00F67"/>
    <w:multiLevelType w:val="hybridMultilevel"/>
    <w:tmpl w:val="980A3B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6856063">
    <w:abstractNumId w:val="8"/>
  </w:num>
  <w:num w:numId="2" w16cid:durableId="354355339">
    <w:abstractNumId w:val="0"/>
  </w:num>
  <w:num w:numId="3" w16cid:durableId="2082825999">
    <w:abstractNumId w:val="11"/>
  </w:num>
  <w:num w:numId="4" w16cid:durableId="1439520591">
    <w:abstractNumId w:val="17"/>
  </w:num>
  <w:num w:numId="5" w16cid:durableId="702098572">
    <w:abstractNumId w:val="15"/>
  </w:num>
  <w:num w:numId="6" w16cid:durableId="1444959631">
    <w:abstractNumId w:val="3"/>
  </w:num>
  <w:num w:numId="7" w16cid:durableId="395857211">
    <w:abstractNumId w:val="5"/>
  </w:num>
  <w:num w:numId="8" w16cid:durableId="42681634">
    <w:abstractNumId w:val="4"/>
  </w:num>
  <w:num w:numId="9" w16cid:durableId="313221782">
    <w:abstractNumId w:val="10"/>
  </w:num>
  <w:num w:numId="10" w16cid:durableId="334186300">
    <w:abstractNumId w:val="1"/>
  </w:num>
  <w:num w:numId="11" w16cid:durableId="1781140017">
    <w:abstractNumId w:val="6"/>
  </w:num>
  <w:num w:numId="12" w16cid:durableId="1569925337">
    <w:abstractNumId w:val="12"/>
  </w:num>
  <w:num w:numId="13" w16cid:durableId="337781652">
    <w:abstractNumId w:val="9"/>
  </w:num>
  <w:num w:numId="14" w16cid:durableId="899436798">
    <w:abstractNumId w:val="16"/>
  </w:num>
  <w:num w:numId="15" w16cid:durableId="101607655">
    <w:abstractNumId w:val="13"/>
  </w:num>
  <w:num w:numId="16" w16cid:durableId="865294415">
    <w:abstractNumId w:val="2"/>
  </w:num>
  <w:num w:numId="17" w16cid:durableId="1045790057">
    <w:abstractNumId w:val="7"/>
  </w:num>
  <w:num w:numId="18" w16cid:durableId="633559201">
    <w:abstractNumId w:val="1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Shubra Singh">
    <w15:presenceInfo w15:providerId="AD" w15:userId="S::SSingh2@a10networks.com::b85e6042-0215-417b-8465-9c53d98dad1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4628"/>
    <w:rsid w:val="00013523"/>
    <w:rsid w:val="000353BA"/>
    <w:rsid w:val="000505ED"/>
    <w:rsid w:val="00077B5A"/>
    <w:rsid w:val="0009340E"/>
    <w:rsid w:val="000C2455"/>
    <w:rsid w:val="000D273D"/>
    <w:rsid w:val="00134F9E"/>
    <w:rsid w:val="00144071"/>
    <w:rsid w:val="001465F2"/>
    <w:rsid w:val="00197F86"/>
    <w:rsid w:val="00214326"/>
    <w:rsid w:val="00253BAE"/>
    <w:rsid w:val="00257CED"/>
    <w:rsid w:val="00264156"/>
    <w:rsid w:val="0029642E"/>
    <w:rsid w:val="002A5EA2"/>
    <w:rsid w:val="002B0FED"/>
    <w:rsid w:val="003037D3"/>
    <w:rsid w:val="003424C5"/>
    <w:rsid w:val="00354ECC"/>
    <w:rsid w:val="003631BD"/>
    <w:rsid w:val="00370D06"/>
    <w:rsid w:val="00395941"/>
    <w:rsid w:val="003B2F3E"/>
    <w:rsid w:val="003F146C"/>
    <w:rsid w:val="004026E8"/>
    <w:rsid w:val="0041520B"/>
    <w:rsid w:val="00481185"/>
    <w:rsid w:val="004D2074"/>
    <w:rsid w:val="005142D8"/>
    <w:rsid w:val="00534B3B"/>
    <w:rsid w:val="00590DB9"/>
    <w:rsid w:val="00596BF8"/>
    <w:rsid w:val="005D26E8"/>
    <w:rsid w:val="005E1BF1"/>
    <w:rsid w:val="005E6849"/>
    <w:rsid w:val="005F7751"/>
    <w:rsid w:val="00626A9B"/>
    <w:rsid w:val="006639C3"/>
    <w:rsid w:val="006716A0"/>
    <w:rsid w:val="007046C5"/>
    <w:rsid w:val="00705C7A"/>
    <w:rsid w:val="0076369B"/>
    <w:rsid w:val="007C510A"/>
    <w:rsid w:val="00813302"/>
    <w:rsid w:val="008168DE"/>
    <w:rsid w:val="00837D11"/>
    <w:rsid w:val="00884D15"/>
    <w:rsid w:val="00886299"/>
    <w:rsid w:val="008920D6"/>
    <w:rsid w:val="008D3779"/>
    <w:rsid w:val="008D4255"/>
    <w:rsid w:val="008F1D2D"/>
    <w:rsid w:val="00916092"/>
    <w:rsid w:val="00940136"/>
    <w:rsid w:val="0096662C"/>
    <w:rsid w:val="009A5A04"/>
    <w:rsid w:val="009F5B59"/>
    <w:rsid w:val="009F73A1"/>
    <w:rsid w:val="00A958D0"/>
    <w:rsid w:val="00B30147"/>
    <w:rsid w:val="00B50F36"/>
    <w:rsid w:val="00B578F0"/>
    <w:rsid w:val="00C0339D"/>
    <w:rsid w:val="00C11A9B"/>
    <w:rsid w:val="00C60936"/>
    <w:rsid w:val="00C77073"/>
    <w:rsid w:val="00CA5923"/>
    <w:rsid w:val="00CE1D25"/>
    <w:rsid w:val="00D02E1F"/>
    <w:rsid w:val="00D461F9"/>
    <w:rsid w:val="00D64628"/>
    <w:rsid w:val="00D74B40"/>
    <w:rsid w:val="00D91493"/>
    <w:rsid w:val="00DA02D1"/>
    <w:rsid w:val="00DC2203"/>
    <w:rsid w:val="00DD26D3"/>
    <w:rsid w:val="00DD54DC"/>
    <w:rsid w:val="00E921E7"/>
    <w:rsid w:val="00F016C6"/>
    <w:rsid w:val="00F15CEF"/>
    <w:rsid w:val="00F50933"/>
    <w:rsid w:val="00F64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D9C82B"/>
  <w15:chartTrackingRefBased/>
  <w15:docId w15:val="{48B4BC8F-47D0-4BEA-A2C4-4CFE05536C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78F0"/>
    <w:pPr>
      <w:keepNext/>
      <w:keepLines/>
      <w:spacing w:before="240" w:after="0" w:line="27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zh-C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70D0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26A9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5093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6462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46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D6462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578F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zh-CN"/>
    </w:rPr>
  </w:style>
  <w:style w:type="paragraph" w:styleId="NoSpacing">
    <w:name w:val="No Spacing"/>
    <w:uiPriority w:val="1"/>
    <w:qFormat/>
    <w:rsid w:val="00B578F0"/>
    <w:pPr>
      <w:spacing w:after="0" w:line="240" w:lineRule="auto"/>
    </w:pPr>
    <w:rPr>
      <w:rFonts w:eastAsiaTheme="minorEastAsia"/>
      <w:lang w:val="en-US" w:eastAsia="zh-CN"/>
    </w:rPr>
  </w:style>
  <w:style w:type="character" w:customStyle="1" w:styleId="Heading2Char">
    <w:name w:val="Heading 2 Char"/>
    <w:basedOn w:val="DefaultParagraphFont"/>
    <w:link w:val="Heading2"/>
    <w:uiPriority w:val="9"/>
    <w:rsid w:val="00370D0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26A9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5142D8"/>
    <w:pPr>
      <w:spacing w:line="259" w:lineRule="auto"/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142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142D8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5142D8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813302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F5093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odyText">
    <w:name w:val="Body Text"/>
    <w:basedOn w:val="Normal"/>
    <w:link w:val="BodyTextChar"/>
    <w:uiPriority w:val="1"/>
    <w:qFormat/>
    <w:rsid w:val="00F50933"/>
    <w:pPr>
      <w:widowControl w:val="0"/>
      <w:autoSpaceDE w:val="0"/>
      <w:autoSpaceDN w:val="0"/>
      <w:spacing w:after="0" w:line="240" w:lineRule="auto"/>
    </w:pPr>
    <w:rPr>
      <w:rFonts w:eastAsia="Myriad Pro Light" w:cs="Myriad Pro Light"/>
      <w:sz w:val="28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F50933"/>
    <w:rPr>
      <w:rFonts w:eastAsia="Myriad Pro Light" w:cs="Myriad Pro Light"/>
      <w:sz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09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1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7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19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microsoft.com/office/2011/relationships/people" Target="people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9B1085D003C594D85D972C65D7BB871" ma:contentTypeVersion="8" ma:contentTypeDescription="Create a new document." ma:contentTypeScope="" ma:versionID="f738260c20d6855e916a85df49214772">
  <xsd:schema xmlns:xsd="http://www.w3.org/2001/XMLSchema" xmlns:xs="http://www.w3.org/2001/XMLSchema" xmlns:p="http://schemas.microsoft.com/office/2006/metadata/properties" xmlns:ns2="17b355f2-e188-4ce4-865e-81be069c64c4" targetNamespace="http://schemas.microsoft.com/office/2006/metadata/properties" ma:root="true" ma:fieldsID="338a819ab14bd8492ef6f7378aa4e8e5" ns2:_="">
    <xsd:import namespace="17b355f2-e188-4ce4-865e-81be069c64c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b355f2-e188-4ce4-865e-81be069c64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C657322-C4D2-4F71-9DA5-96BE19B92D8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7b355f2-e188-4ce4-865e-81be069c64c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7342B68-20B1-4359-906E-4936EECEF8B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26D0B9F-D7CD-47D4-8B60-D3F3C01F157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16</Pages>
  <Words>712</Words>
  <Characters>4060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Vikas Gautam</dc:creator>
  <cp:keywords/>
  <dc:description/>
  <cp:lastModifiedBy>Shubra Singh</cp:lastModifiedBy>
  <cp:revision>6</cp:revision>
  <dcterms:created xsi:type="dcterms:W3CDTF">2022-11-16T12:07:00Z</dcterms:created>
  <dcterms:modified xsi:type="dcterms:W3CDTF">2023-01-09T10:35:00Z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0x01010039B1085D003C594D85D972C65D7BB871</vt:lpwstr>
  </property>
</Properties>
</file>