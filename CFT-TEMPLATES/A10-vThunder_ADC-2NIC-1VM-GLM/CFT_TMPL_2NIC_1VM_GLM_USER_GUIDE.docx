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8324753"/>
        <w:docPartObj>
          <w:docPartGallery w:val="Cover Pages"/>
          <w:docPartUnique/>
        </w:docPartObj>
      </w:sdtPr>
      <w:sdtEndPr/>
      <w:sdtContent>
        <w:p w14:paraId="7BB8B294" w14:textId="363E0598" w:rsidR="00BE587F" w:rsidRDefault="00BE587F">
          <w:r>
            <w:rPr>
              <w:noProof/>
            </w:rPr>
            <mc:AlternateContent>
              <mc:Choice Requires="wpg">
                <w:drawing>
                  <wp:anchor distT="0" distB="0" distL="114300" distR="114300" simplePos="0" relativeHeight="25166438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oel="http://schemas.microsoft.com/office/2019/extlst">
                <w:pict>
                  <v:group w14:anchorId="75533ECD"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1A42A714" w14:textId="0FCEC5DE" w:rsidR="00DF5647" w:rsidRPr="006977A0" w:rsidRDefault="002D0F12" w:rsidP="006977A0">
          <w:pPr>
            <w:rPr>
              <w:rStyle w:val="normaltextrun"/>
              <w:lang w:val="en-US" w:eastAsia="zh-CN"/>
            </w:rPr>
          </w:pPr>
          <w:r>
            <w:rPr>
              <w:noProof/>
              <w:lang w:eastAsia="en-IN"/>
            </w:rPr>
            <w:drawing>
              <wp:anchor distT="0" distB="0" distL="114300" distR="114300" simplePos="0" relativeHeight="251670528" behindDoc="0" locked="0" layoutInCell="1" allowOverlap="1" wp14:anchorId="53F032C5" wp14:editId="0A897DD0">
                <wp:simplePos x="0" y="0"/>
                <wp:positionH relativeFrom="margin">
                  <wp:align>center</wp:align>
                </wp:positionH>
                <wp:positionV relativeFrom="paragraph">
                  <wp:posOffset>1667377</wp:posOffset>
                </wp:positionV>
                <wp:extent cx="5250815" cy="2079625"/>
                <wp:effectExtent l="0" t="0" r="6985" b="0"/>
                <wp:wrapThrough wrapText="bothSides">
                  <wp:wrapPolygon edited="0">
                    <wp:start x="1332" y="0"/>
                    <wp:lineTo x="157" y="9695"/>
                    <wp:lineTo x="0" y="11674"/>
                    <wp:lineTo x="0" y="12267"/>
                    <wp:lineTo x="10814" y="12861"/>
                    <wp:lineTo x="10814" y="16027"/>
                    <wp:lineTo x="784" y="16027"/>
                    <wp:lineTo x="0" y="16225"/>
                    <wp:lineTo x="0" y="20578"/>
                    <wp:lineTo x="3291" y="21369"/>
                    <wp:lineTo x="14106" y="21369"/>
                    <wp:lineTo x="21550" y="20776"/>
                    <wp:lineTo x="21550" y="19193"/>
                    <wp:lineTo x="21002" y="16027"/>
                    <wp:lineTo x="10736" y="16027"/>
                    <wp:lineTo x="10736" y="12861"/>
                    <wp:lineTo x="7836" y="9695"/>
                    <wp:lineTo x="7915" y="2968"/>
                    <wp:lineTo x="7601" y="791"/>
                    <wp:lineTo x="7366" y="0"/>
                    <wp:lineTo x="1332"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0815" cy="2079625"/>
                        </a:xfrm>
                        <a:prstGeom prst="rect">
                          <a:avLst/>
                        </a:prstGeom>
                      </pic:spPr>
                    </pic:pic>
                  </a:graphicData>
                </a:graphic>
              </wp:anchor>
            </w:drawing>
          </w:r>
          <w:r w:rsidR="001D55C0">
            <w:rPr>
              <w:noProof/>
            </w:rPr>
            <mc:AlternateContent>
              <mc:Choice Requires="wps">
                <w:drawing>
                  <wp:anchor distT="45720" distB="45720" distL="114300" distR="114300" simplePos="0" relativeHeight="25166848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1D55C0" w:rsidRDefault="002C2B12" w:rsidP="001D55C0">
                                <w:pPr>
                                  <w:jc w:val="right"/>
                                </w:pPr>
                                <w:r>
                                  <w:t>v</w:t>
                                </w:r>
                                <w:r w:rsidR="001D55C0">
                                  <w:t>1.0</w:t>
                                </w:r>
                              </w:p>
                              <w:p w14:paraId="3A2A1E57" w14:textId="04DACA87" w:rsidR="001D55C0" w:rsidRDefault="00F53E5B" w:rsidP="001D55C0">
                                <w:pPr>
                                  <w:jc w:val="right"/>
                                </w:pPr>
                                <w:r>
                                  <w:t>06</w:t>
                                </w:r>
                                <w:r w:rsidR="001D55C0">
                                  <w:t>-</w:t>
                                </w:r>
                                <w:r>
                                  <w:t>September</w:t>
                                </w:r>
                                <w:r w:rsidR="001D55C0">
                                  <w: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oel="http://schemas.microsoft.com/office/2019/extlst">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684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" filled="f" stroked="f">
                    <v:textbox style="mso-fit-shape-to-text:t">
                      <w:txbxContent>
                        <w:p w14:paraId="3EC81F12" w14:textId="172927AE" w:rsidR="001D55C0" w:rsidRDefault="002C2B12" w:rsidP="001D55C0">
                          <w:pPr>
                            <w:jc w:val="right"/>
                          </w:pPr>
                          <w:r>
                            <w:t>v</w:t>
                          </w:r>
                          <w:r w:rsidR="001D55C0">
                            <w:t>1.0</w:t>
                          </w:r>
                        </w:p>
                        <w:p w14:paraId="3A2A1E57" w14:textId="04DACA87" w:rsidR="001D55C0" w:rsidRDefault="00F53E5B" w:rsidP="001D55C0">
                          <w:pPr>
                            <w:jc w:val="right"/>
                          </w:pPr>
                          <w:r>
                            <w:t>06</w:t>
                          </w:r>
                          <w:r w:rsidR="001D55C0">
                            <w:t>-</w:t>
                          </w:r>
                          <w:r>
                            <w:t>September</w:t>
                          </w:r>
                          <w:r w:rsidR="001D55C0">
                            <w:t>-2022</w:t>
                          </w:r>
                        </w:p>
                      </w:txbxContent>
                    </v:textbox>
                    <w10:wrap type="through" anchorx="margin"/>
                  </v:shape>
                </w:pict>
              </mc:Fallback>
            </mc:AlternateContent>
          </w:r>
          <w:r w:rsidR="001D55C0">
            <w:rPr>
              <w:noProof/>
            </w:rPr>
            <mc:AlternateContent>
              <mc:Choice Requires="wps">
                <w:drawing>
                  <wp:anchor distT="0" distB="0" distL="114300" distR="114300" simplePos="0" relativeHeight="251661312" behindDoc="0" locked="0" layoutInCell="1" allowOverlap="1" wp14:anchorId="12D4255F" wp14:editId="29821187">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BE587F" w:rsidRDefault="00065D64">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C51A6" w:rsidRPr="007C51A6">
                                      <w:rPr>
                                        <w:color w:val="4472C4" w:themeColor="accent1"/>
                                        <w:sz w:val="64"/>
                                        <w:szCs w:val="64"/>
                                      </w:rPr>
                                      <w:t>USER MANUAL</w:t>
                                    </w:r>
                                  </w:sdtContent>
                                </w:sdt>
                              </w:p>
                              <w:p w14:paraId="41D073A8" w14:textId="2C9ED324" w:rsidR="00BE587F" w:rsidRDefault="00065D64">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F737B2" w:rsidRPr="00004C30">
                                      <w:rPr>
                                        <w:color w:val="404040" w:themeColor="text1" w:themeTint="BF"/>
                                        <w:sz w:val="36"/>
                                        <w:szCs w:val="36"/>
                                      </w:rPr>
                                      <w:t>A</w:t>
                                    </w:r>
                                    <w:r w:rsidR="006977A0">
                                      <w:rPr>
                                        <w:color w:val="404040" w:themeColor="text1" w:themeTint="BF"/>
                                        <w:sz w:val="36"/>
                                        <w:szCs w:val="36"/>
                                      </w:rPr>
                                      <w:t>WS CFT</w:t>
                                    </w:r>
                                    <w:r w:rsidR="00F737B2" w:rsidRPr="00004C30">
                                      <w:rPr>
                                        <w:color w:val="404040" w:themeColor="text1" w:themeTint="BF"/>
                                        <w:sz w:val="36"/>
                                        <w:szCs w:val="36"/>
                                      </w:rPr>
                                      <w:t xml:space="preserve"> TEMPLATE</w:t>
                                    </w:r>
                                    <w:r w:rsidR="006977A0">
                                      <w:rPr>
                                        <w:color w:val="404040" w:themeColor="text1" w:themeTint="BF"/>
                                        <w:sz w:val="36"/>
                                        <w:szCs w:val="36"/>
                                      </w:rPr>
                                      <w:t xml:space="preserve"> </w:t>
                                    </w:r>
                                    <w:r w:rsidR="00337D21">
                                      <w:rPr>
                                        <w:color w:val="404040" w:themeColor="text1" w:themeTint="BF"/>
                                        <w:sz w:val="36"/>
                                        <w:szCs w:val="36"/>
                                      </w:rPr>
                                      <w:t>2</w:t>
                                    </w:r>
                                    <w:r w:rsidR="006977A0">
                                      <w:rPr>
                                        <w:color w:val="404040" w:themeColor="text1" w:themeTint="BF"/>
                                        <w:sz w:val="36"/>
                                        <w:szCs w:val="36"/>
                                      </w:rPr>
                                      <w:t>NIC-</w:t>
                                    </w:r>
                                    <w:r w:rsidR="00337D21">
                                      <w:rPr>
                                        <w:color w:val="404040" w:themeColor="text1" w:themeTint="BF"/>
                                        <w:sz w:val="36"/>
                                        <w:szCs w:val="36"/>
                                      </w:rPr>
                                      <w:t>1</w:t>
                                    </w:r>
                                    <w:r w:rsidR="006977A0">
                                      <w:rPr>
                                        <w:color w:val="404040" w:themeColor="text1" w:themeTint="BF"/>
                                        <w:sz w:val="36"/>
                                        <w:szCs w:val="36"/>
                                      </w:rPr>
                                      <w:t>VM</w:t>
                                    </w:r>
                                  </w:sdtContent>
                                </w:sdt>
                                <w:r w:rsidR="00764440">
                                  <w:rPr>
                                    <w:color w:val="404040" w:themeColor="text1" w:themeTint="BF"/>
                                    <w:sz w:val="36"/>
                                    <w:szCs w:val="36"/>
                                  </w:rPr>
                                  <w:t>_GLM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2D4255F" id="Text Box 154" o:spid="_x0000_s1027" type="#_x0000_t202" style="position:absolute;margin-left:17.15pt;margin-top:453.45pt;width:564.85pt;height:100.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" filled="f" stroked="f" strokeweight=".5pt">
                    <v:textbox inset="126pt,0,54pt,0">
                      <w:txbxContent>
                        <w:p w14:paraId="2D76CE2E" w14:textId="22496B65" w:rsidR="00BE587F"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C51A6" w:rsidRPr="007C51A6">
                                <w:rPr>
                                  <w:color w:val="4472C4" w:themeColor="accent1"/>
                                  <w:sz w:val="64"/>
                                  <w:szCs w:val="64"/>
                                </w:rPr>
                                <w:t>USER MANUAL</w:t>
                              </w:r>
                            </w:sdtContent>
                          </w:sdt>
                        </w:p>
                        <w:p w14:paraId="41D073A8" w14:textId="2C9ED324" w:rsidR="00BE587F"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F737B2" w:rsidRPr="00004C30">
                                <w:rPr>
                                  <w:color w:val="404040" w:themeColor="text1" w:themeTint="BF"/>
                                  <w:sz w:val="36"/>
                                  <w:szCs w:val="36"/>
                                </w:rPr>
                                <w:t>A</w:t>
                              </w:r>
                              <w:r w:rsidR="006977A0">
                                <w:rPr>
                                  <w:color w:val="404040" w:themeColor="text1" w:themeTint="BF"/>
                                  <w:sz w:val="36"/>
                                  <w:szCs w:val="36"/>
                                </w:rPr>
                                <w:t>WS CFT</w:t>
                              </w:r>
                              <w:r w:rsidR="00F737B2" w:rsidRPr="00004C30">
                                <w:rPr>
                                  <w:color w:val="404040" w:themeColor="text1" w:themeTint="BF"/>
                                  <w:sz w:val="36"/>
                                  <w:szCs w:val="36"/>
                                </w:rPr>
                                <w:t xml:space="preserve"> TEMPLATE</w:t>
                              </w:r>
                              <w:r w:rsidR="006977A0">
                                <w:rPr>
                                  <w:color w:val="404040" w:themeColor="text1" w:themeTint="BF"/>
                                  <w:sz w:val="36"/>
                                  <w:szCs w:val="36"/>
                                </w:rPr>
                                <w:t xml:space="preserve"> </w:t>
                              </w:r>
                              <w:r w:rsidR="00337D21">
                                <w:rPr>
                                  <w:color w:val="404040" w:themeColor="text1" w:themeTint="BF"/>
                                  <w:sz w:val="36"/>
                                  <w:szCs w:val="36"/>
                                </w:rPr>
                                <w:t>2</w:t>
                              </w:r>
                              <w:r w:rsidR="006977A0">
                                <w:rPr>
                                  <w:color w:val="404040" w:themeColor="text1" w:themeTint="BF"/>
                                  <w:sz w:val="36"/>
                                  <w:szCs w:val="36"/>
                                </w:rPr>
                                <w:t>NIC-</w:t>
                              </w:r>
                              <w:r w:rsidR="00337D21">
                                <w:rPr>
                                  <w:color w:val="404040" w:themeColor="text1" w:themeTint="BF"/>
                                  <w:sz w:val="36"/>
                                  <w:szCs w:val="36"/>
                                </w:rPr>
                                <w:t>1</w:t>
                              </w:r>
                              <w:r w:rsidR="006977A0">
                                <w:rPr>
                                  <w:color w:val="404040" w:themeColor="text1" w:themeTint="BF"/>
                                  <w:sz w:val="36"/>
                                  <w:szCs w:val="36"/>
                                </w:rPr>
                                <w:t>VM</w:t>
                              </w:r>
                            </w:sdtContent>
                          </w:sdt>
                          <w:r w:rsidR="00764440">
                            <w:rPr>
                              <w:color w:val="404040" w:themeColor="text1" w:themeTint="BF"/>
                              <w:sz w:val="36"/>
                              <w:szCs w:val="36"/>
                            </w:rPr>
                            <w:t>_GLM</w:t>
                          </w:r>
                        </w:p>
                      </w:txbxContent>
                    </v:textbox>
                    <w10:wrap type="square" anchorx="page" anchory="page"/>
                  </v:shape>
                </w:pict>
              </mc:Fallback>
            </mc:AlternateContent>
          </w:r>
          <w:r w:rsidR="00BE587F">
            <w:br w:type="page"/>
          </w:r>
        </w:p>
      </w:sdtContent>
    </w:sdt>
    <w:p w14:paraId="0A105E92" w14:textId="77777777" w:rsidR="00DF5647" w:rsidRDefault="00DF5647" w:rsidP="00DF5647">
      <w:pPr>
        <w:pStyle w:val="paragraph"/>
        <w:spacing w:before="0" w:beforeAutospacing="0" w:after="0" w:afterAutospacing="0"/>
        <w:textAlignment w:val="baseline"/>
        <w:rPr>
          <w:rStyle w:val="normaltextrun"/>
          <w:rFonts w:ascii="Calibri Light" w:hAnsi="Calibri Light" w:cs="Calibri Light"/>
          <w:color w:val="2F5496"/>
          <w:sz w:val="32"/>
          <w:szCs w:val="32"/>
        </w:rPr>
      </w:pPr>
    </w:p>
    <w:p w14:paraId="3108C947" w14:textId="77777777" w:rsidR="00DF5647" w:rsidRPr="001F46D8" w:rsidRDefault="00DF5647" w:rsidP="00DF5647">
      <w:pPr>
        <w:pStyle w:val="Heading1"/>
        <w:rPr>
          <w:rFonts w:cstheme="majorHAnsi"/>
        </w:rPr>
      </w:pPr>
      <w:bookmarkStart w:id="1" w:name="_Toc113280418"/>
      <w:bookmarkStart w:id="2" w:name="_Toc122446564"/>
      <w:r w:rsidRPr="001F46D8">
        <w:rPr>
          <w:rStyle w:val="normaltextrun"/>
          <w:rFonts w:cstheme="majorHAnsi"/>
        </w:rPr>
        <w:t>PATENT PROTECTION</w:t>
      </w:r>
      <w:bookmarkEnd w:id="1"/>
      <w:bookmarkEnd w:id="2"/>
      <w:r w:rsidRPr="001F46D8">
        <w:rPr>
          <w:rStyle w:val="normaltextrun"/>
          <w:rFonts w:cstheme="majorHAnsi"/>
        </w:rPr>
        <w:t> </w:t>
      </w:r>
      <w:r w:rsidRPr="001F46D8">
        <w:rPr>
          <w:rStyle w:val="eop"/>
          <w:rFonts w:cstheme="majorHAnsi"/>
        </w:rPr>
        <w:t> </w:t>
      </w:r>
    </w:p>
    <w:p w14:paraId="391E7226" w14:textId="77777777" w:rsidR="00DF5647" w:rsidRPr="001F46D8" w:rsidRDefault="00DF5647" w:rsidP="00DF5647">
      <w:pPr>
        <w:pStyle w:val="paragraph"/>
        <w:spacing w:before="0" w:beforeAutospacing="0" w:after="0" w:afterAutospacing="0"/>
        <w:textAlignment w:val="baseline"/>
        <w:rPr>
          <w:rFonts w:ascii="Segoe UI" w:hAnsi="Segoe UI" w:cs="Segoe UI"/>
          <w:sz w:val="28"/>
          <w:szCs w:val="28"/>
        </w:rPr>
      </w:pPr>
      <w:r w:rsidRPr="001F46D8">
        <w:rPr>
          <w:rStyle w:val="normaltextrun"/>
          <w:rFonts w:ascii="Calibri" w:hAnsi="Calibri" w:cs="Calibri"/>
          <w:sz w:val="28"/>
          <w:szCs w:val="28"/>
        </w:rPr>
        <w:t>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r w:rsidRPr="001F46D8">
        <w:rPr>
          <w:rStyle w:val="eop"/>
          <w:rFonts w:ascii="Calibri" w:hAnsi="Calibri" w:cs="Calibri"/>
          <w:sz w:val="28"/>
          <w:szCs w:val="28"/>
        </w:rPr>
        <w:t> </w:t>
      </w:r>
    </w:p>
    <w:p w14:paraId="600DEEF9" w14:textId="77777777" w:rsidR="00DF5647" w:rsidRPr="001F46D8" w:rsidRDefault="00DF5647" w:rsidP="00DF5647">
      <w:pPr>
        <w:pStyle w:val="Heading1"/>
        <w:rPr>
          <w:rFonts w:cstheme="majorHAnsi"/>
        </w:rPr>
      </w:pPr>
      <w:bookmarkStart w:id="3" w:name="_Toc113280419"/>
      <w:bookmarkStart w:id="4" w:name="_Toc122446565"/>
      <w:r w:rsidRPr="001F46D8">
        <w:rPr>
          <w:rStyle w:val="normaltextrun"/>
          <w:rFonts w:cstheme="majorHAnsi"/>
        </w:rPr>
        <w:t>TRADEMARKS</w:t>
      </w:r>
      <w:bookmarkEnd w:id="3"/>
      <w:bookmarkEnd w:id="4"/>
      <w:r w:rsidRPr="001F46D8">
        <w:rPr>
          <w:rStyle w:val="normaltextrun"/>
          <w:rFonts w:cstheme="majorHAnsi"/>
        </w:rPr>
        <w:t> </w:t>
      </w:r>
      <w:r w:rsidRPr="001F46D8">
        <w:rPr>
          <w:rStyle w:val="eop"/>
          <w:rFonts w:cstheme="majorHAnsi"/>
        </w:rPr>
        <w:t> </w:t>
      </w:r>
    </w:p>
    <w:p w14:paraId="1195B820" w14:textId="77777777" w:rsidR="00DF5647" w:rsidRPr="001F46D8" w:rsidRDefault="00DF5647" w:rsidP="00DF5647">
      <w:pPr>
        <w:pStyle w:val="paragraph"/>
        <w:spacing w:before="0" w:beforeAutospacing="0" w:after="0" w:afterAutospacing="0"/>
        <w:textAlignment w:val="baseline"/>
        <w:rPr>
          <w:rFonts w:ascii="Segoe UI" w:hAnsi="Segoe UI" w:cs="Segoe UI"/>
          <w:sz w:val="28"/>
          <w:szCs w:val="28"/>
        </w:rPr>
      </w:pPr>
      <w:r w:rsidRPr="001F46D8">
        <w:rPr>
          <w:rStyle w:val="normaltextrun"/>
          <w:rFonts w:ascii="Calibri" w:hAnsi="Calibri" w:cs="Calibri"/>
          <w:sz w:val="28"/>
          <w:szCs w:val="28"/>
        </w:rPr>
        <w:t>A10 Networks, Inc. trademarks are listed at: a10-trademarks. </w:t>
      </w:r>
      <w:r w:rsidRPr="001F46D8">
        <w:rPr>
          <w:rStyle w:val="eop"/>
          <w:rFonts w:ascii="Calibri" w:hAnsi="Calibri" w:cs="Calibri"/>
          <w:sz w:val="28"/>
          <w:szCs w:val="28"/>
        </w:rPr>
        <w:t>  </w:t>
      </w:r>
    </w:p>
    <w:p w14:paraId="37C56C28" w14:textId="77777777" w:rsidR="00DF5647" w:rsidRPr="006051CD" w:rsidRDefault="00DF5647" w:rsidP="006051CD">
      <w:pPr>
        <w:pStyle w:val="Heading1"/>
      </w:pPr>
      <w:bookmarkStart w:id="5" w:name="_Toc113280420"/>
      <w:bookmarkStart w:id="6" w:name="_Toc122446566"/>
      <w:r w:rsidRPr="006051CD">
        <w:rPr>
          <w:rStyle w:val="normaltextrun"/>
        </w:rPr>
        <w:t>CONFIDENTIALITY</w:t>
      </w:r>
      <w:bookmarkEnd w:id="5"/>
      <w:bookmarkEnd w:id="6"/>
      <w:r w:rsidRPr="006051CD">
        <w:rPr>
          <w:rStyle w:val="normaltextrun"/>
        </w:rPr>
        <w:t> </w:t>
      </w:r>
      <w:r w:rsidRPr="006051CD">
        <w:rPr>
          <w:rStyle w:val="eop"/>
        </w:rPr>
        <w:t> </w:t>
      </w:r>
    </w:p>
    <w:p w14:paraId="2BD30DC7" w14:textId="77777777" w:rsidR="00DF5647" w:rsidRPr="001F46D8" w:rsidRDefault="00DF5647" w:rsidP="00DF5647">
      <w:pPr>
        <w:pStyle w:val="paragraph"/>
        <w:spacing w:before="0" w:beforeAutospacing="0" w:after="0" w:afterAutospacing="0"/>
        <w:textAlignment w:val="baseline"/>
        <w:rPr>
          <w:rFonts w:ascii="Segoe UI" w:hAnsi="Segoe UI" w:cs="Segoe UI"/>
          <w:sz w:val="28"/>
          <w:szCs w:val="28"/>
        </w:rPr>
      </w:pPr>
      <w:r w:rsidRPr="001F46D8">
        <w:rPr>
          <w:rStyle w:val="normaltextrun"/>
          <w:rFonts w:ascii="Calibri" w:hAnsi="Calibri" w:cs="Calibri"/>
          <w:sz w:val="28"/>
          <w:szCs w:val="28"/>
        </w:rPr>
        <w:t>This document contains confidential materials proprietary to A10 Networks, Inc. This document and information and ideas herein may not be disclosed, copied, reproduced, or distributed to anyone outside A10 Networks, Inc. without prior written consent of A10 Networks, Inc. </w:t>
      </w:r>
      <w:r w:rsidRPr="001F46D8">
        <w:rPr>
          <w:rStyle w:val="eop"/>
          <w:rFonts w:ascii="Calibri" w:hAnsi="Calibri" w:cs="Calibri"/>
          <w:sz w:val="28"/>
          <w:szCs w:val="28"/>
        </w:rPr>
        <w:t> </w:t>
      </w:r>
    </w:p>
    <w:p w14:paraId="5AC45D90" w14:textId="77777777" w:rsidR="00DF5647" w:rsidRPr="006051CD" w:rsidRDefault="00DF5647" w:rsidP="006051CD">
      <w:pPr>
        <w:pStyle w:val="Heading1"/>
      </w:pPr>
      <w:bookmarkStart w:id="7" w:name="_Toc113280421"/>
      <w:bookmarkStart w:id="8" w:name="_Toc122446567"/>
      <w:r w:rsidRPr="006051CD">
        <w:rPr>
          <w:rStyle w:val="normaltextrun"/>
        </w:rPr>
        <w:t>DISCLAIMER</w:t>
      </w:r>
      <w:bookmarkEnd w:id="7"/>
      <w:bookmarkEnd w:id="8"/>
      <w:r w:rsidRPr="006051CD">
        <w:rPr>
          <w:rStyle w:val="normaltextrun"/>
        </w:rPr>
        <w:t> </w:t>
      </w:r>
      <w:r w:rsidRPr="006051CD">
        <w:rPr>
          <w:rStyle w:val="eop"/>
        </w:rPr>
        <w:t> </w:t>
      </w:r>
    </w:p>
    <w:p w14:paraId="3A464816" w14:textId="77777777" w:rsidR="00DF5647" w:rsidRPr="00FC572A" w:rsidRDefault="00DF5647" w:rsidP="00DF5647">
      <w:pPr>
        <w:pStyle w:val="paragraph"/>
        <w:spacing w:before="0" w:beforeAutospacing="0" w:after="0" w:afterAutospacing="0"/>
        <w:textAlignment w:val="baseline"/>
        <w:rPr>
          <w:rFonts w:ascii="Segoe UI" w:hAnsi="Segoe UI" w:cs="Segoe UI"/>
          <w:sz w:val="22"/>
          <w:szCs w:val="22"/>
        </w:rPr>
      </w:pPr>
      <w:r w:rsidRPr="001F46D8">
        <w:rPr>
          <w:rStyle w:val="normaltextrun"/>
          <w:rFonts w:ascii="Calibri" w:hAnsi="Calibri" w:cs="Calibri"/>
          <w:sz w:val="28"/>
          <w:szCs w:val="28"/>
        </w:rPr>
        <w:t>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Networks, Inc. for current information regarding its products or services. A10 Networks, Inc. products and services are subject to A10 Networks, Inc. standard terms and conditions. </w:t>
      </w:r>
      <w:r w:rsidRPr="001F46D8">
        <w:rPr>
          <w:rStyle w:val="eop"/>
          <w:rFonts w:ascii="Calibri" w:hAnsi="Calibri" w:cs="Calibri"/>
          <w:sz w:val="28"/>
          <w:szCs w:val="28"/>
        </w:rPr>
        <w:t> </w:t>
      </w:r>
    </w:p>
    <w:p w14:paraId="3548479D" w14:textId="77777777" w:rsidR="00DF5647" w:rsidRDefault="00DF5647" w:rsidP="00DF56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0F020C9" w14:textId="77777777" w:rsidR="00DF5647" w:rsidRPr="00546945" w:rsidRDefault="00DF5647" w:rsidP="00546945">
      <w:pPr>
        <w:pStyle w:val="Heading1"/>
      </w:pPr>
      <w:bookmarkStart w:id="9" w:name="_Toc113280422"/>
      <w:bookmarkStart w:id="10" w:name="_Toc122446568"/>
      <w:r w:rsidRPr="00546945">
        <w:rPr>
          <w:rStyle w:val="normaltextrun"/>
        </w:rPr>
        <w:t>ENVIRONMENTAL CONSIDERATIONS</w:t>
      </w:r>
      <w:bookmarkEnd w:id="9"/>
      <w:bookmarkEnd w:id="10"/>
      <w:r w:rsidRPr="00546945">
        <w:rPr>
          <w:rStyle w:val="normaltextrun"/>
        </w:rPr>
        <w:t> </w:t>
      </w:r>
      <w:r w:rsidRPr="00546945">
        <w:rPr>
          <w:rStyle w:val="eop"/>
        </w:rPr>
        <w:t> </w:t>
      </w:r>
    </w:p>
    <w:p w14:paraId="07269531" w14:textId="77777777" w:rsidR="00DF5647" w:rsidRPr="001F46D8" w:rsidRDefault="00DF5647" w:rsidP="00DF5647">
      <w:pPr>
        <w:pStyle w:val="paragraph"/>
        <w:spacing w:before="0" w:beforeAutospacing="0" w:after="0" w:afterAutospacing="0"/>
        <w:textAlignment w:val="baseline"/>
        <w:rPr>
          <w:rFonts w:ascii="Segoe UI" w:hAnsi="Segoe UI" w:cs="Segoe UI"/>
          <w:sz w:val="28"/>
          <w:szCs w:val="28"/>
        </w:rPr>
      </w:pPr>
      <w:r w:rsidRPr="001F46D8">
        <w:rPr>
          <w:rStyle w:val="normaltextrun"/>
          <w:rFonts w:ascii="Calibri" w:hAnsi="Calibri" w:cs="Calibri"/>
          <w:sz w:val="28"/>
          <w:szCs w:val="28"/>
        </w:rPr>
        <w:t>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r w:rsidRPr="001F46D8">
        <w:rPr>
          <w:rStyle w:val="eop"/>
          <w:rFonts w:ascii="Calibri" w:hAnsi="Calibri" w:cs="Calibri"/>
          <w:sz w:val="28"/>
          <w:szCs w:val="28"/>
        </w:rPr>
        <w:t> </w:t>
      </w:r>
    </w:p>
    <w:p w14:paraId="6E3627EE" w14:textId="77777777" w:rsidR="00DF5647" w:rsidRDefault="00DF5647" w:rsidP="00DF56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2EA6B8F8" w14:textId="77777777" w:rsidR="00DF5647" w:rsidRPr="00546945" w:rsidRDefault="00DF5647" w:rsidP="00546945">
      <w:pPr>
        <w:pStyle w:val="Heading1"/>
      </w:pPr>
      <w:bookmarkStart w:id="11" w:name="_Toc113280423"/>
      <w:bookmarkStart w:id="12" w:name="_Toc122446569"/>
      <w:r w:rsidRPr="00546945">
        <w:rPr>
          <w:rStyle w:val="normaltextrun"/>
        </w:rPr>
        <w:lastRenderedPageBreak/>
        <w:t>FURTHER INFORMATION</w:t>
      </w:r>
      <w:bookmarkEnd w:id="11"/>
      <w:bookmarkEnd w:id="12"/>
      <w:r w:rsidRPr="00546945">
        <w:rPr>
          <w:rStyle w:val="normaltextrun"/>
        </w:rPr>
        <w:t> </w:t>
      </w:r>
      <w:r w:rsidRPr="00546945">
        <w:rPr>
          <w:rStyle w:val="eop"/>
        </w:rPr>
        <w:t> </w:t>
      </w:r>
    </w:p>
    <w:p w14:paraId="4D12BDF6" w14:textId="091594D0" w:rsidR="00DF5647" w:rsidRDefault="00DF5647" w:rsidP="00DF5647">
      <w:pPr>
        <w:pStyle w:val="paragraph"/>
        <w:spacing w:before="0" w:beforeAutospacing="0" w:after="0" w:afterAutospacing="0"/>
        <w:textAlignment w:val="baseline"/>
        <w:rPr>
          <w:rStyle w:val="eop"/>
          <w:rFonts w:asciiTheme="minorHAnsi" w:hAnsiTheme="minorHAnsi" w:cstheme="minorHAnsi"/>
          <w:sz w:val="28"/>
          <w:szCs w:val="28"/>
        </w:rPr>
      </w:pPr>
      <w:r w:rsidRPr="001F46D8">
        <w:rPr>
          <w:rStyle w:val="normaltextrun"/>
          <w:rFonts w:asciiTheme="minorHAnsi" w:hAnsiTheme="minorHAnsi" w:cstheme="minorHAnsi"/>
          <w:sz w:val="28"/>
          <w:szCs w:val="28"/>
        </w:rPr>
        <w:t xml:space="preserve">For additional information about A10 products, terms and conditions of delivery, and pricing, contact your nearest A10 Networks, Inc. location, which can be found by visiting </w:t>
      </w:r>
      <w:hyperlink r:id="rId15" w:tgtFrame="_blank" w:history="1">
        <w:r w:rsidRPr="001F46D8">
          <w:rPr>
            <w:rStyle w:val="normaltextrun"/>
            <w:rFonts w:asciiTheme="minorHAnsi" w:hAnsiTheme="minorHAnsi" w:cstheme="minorHAnsi"/>
            <w:color w:val="0563C1"/>
            <w:sz w:val="28"/>
            <w:szCs w:val="28"/>
            <w:u w:val="single"/>
          </w:rPr>
          <w:t>www.a10networks.com</w:t>
        </w:r>
      </w:hyperlink>
      <w:r w:rsidRPr="001F46D8">
        <w:rPr>
          <w:rStyle w:val="normaltextrun"/>
          <w:rFonts w:asciiTheme="minorHAnsi" w:hAnsiTheme="minorHAnsi" w:cstheme="minorHAnsi"/>
          <w:sz w:val="28"/>
          <w:szCs w:val="28"/>
        </w:rPr>
        <w:t>.</w:t>
      </w:r>
      <w:r w:rsidRPr="001F46D8">
        <w:rPr>
          <w:rStyle w:val="eop"/>
          <w:rFonts w:asciiTheme="minorHAnsi" w:hAnsiTheme="minorHAnsi" w:cstheme="minorHAnsi"/>
          <w:sz w:val="28"/>
          <w:szCs w:val="28"/>
        </w:rPr>
        <w:t> </w:t>
      </w:r>
    </w:p>
    <w:p w14:paraId="1BFAAE35" w14:textId="7AF9D508"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D6E936F" w14:textId="761AE928"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16F8996" w14:textId="2EFE0241"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61A94B62" w14:textId="36BDD6CA"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2BE5DFFF" w14:textId="2CCF0098"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1C56A196" w14:textId="4281AD37"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3DEF9E4" w14:textId="1C254A51"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DA0B887" w14:textId="79D3E83C"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18133CA" w14:textId="64ACBF19"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22BFF71" w14:textId="7CF37853"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235C0609" w14:textId="1C6040BE"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33A078B7" w14:textId="2E43C718"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7939A98C" w14:textId="342A6B27"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A5D846B" w14:textId="50ADE120"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39A263D0" w14:textId="25DBFE94"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3C22958" w14:textId="4AB8C393"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2D33B77E" w14:textId="3413357D"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5FF7D8A5" w14:textId="423F22C9"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B2641A1" w14:textId="55B07156"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6CF8E4C1" w14:textId="236CAB43"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1AF2F997" w14:textId="765DDDEF"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A180FFD" w14:textId="582A219E"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635899E4" w14:textId="5914A475"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7F5F42C" w14:textId="01A50365"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327FF124" w14:textId="7152B570"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0D077A58" w14:textId="72ED4C5F"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1497C084" w14:textId="1CC13FED"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3CBE34E0" w14:textId="67FF3DAE"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45EE20EA" w14:textId="5B718FA4"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2EA0703A" w14:textId="5BFE3F41"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43CD86D1" w14:textId="3EB9D079" w:rsidR="00524352"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p w14:paraId="797F95E8" w14:textId="77777777" w:rsidR="00524352" w:rsidRPr="001F46D8" w:rsidRDefault="00524352" w:rsidP="00DF5647">
      <w:pPr>
        <w:pStyle w:val="paragraph"/>
        <w:spacing w:before="0" w:beforeAutospacing="0" w:after="0" w:afterAutospacing="0"/>
        <w:textAlignment w:val="baseline"/>
        <w:rPr>
          <w:rStyle w:val="eop"/>
          <w:rFonts w:asciiTheme="minorHAnsi" w:hAnsiTheme="minorHAnsi" w:cstheme="minorHAnsi"/>
          <w:sz w:val="28"/>
          <w:szCs w:val="28"/>
        </w:rPr>
      </w:pPr>
    </w:p>
    <w:sdt>
      <w:sdtPr>
        <w:rPr>
          <w:rFonts w:asciiTheme="minorHAnsi" w:eastAsiaTheme="minorHAnsi" w:hAnsiTheme="minorHAnsi" w:cstheme="minorBidi"/>
          <w:color w:val="auto"/>
          <w:sz w:val="28"/>
          <w:szCs w:val="22"/>
          <w:lang w:val="en-IN"/>
        </w:rPr>
        <w:id w:val="-199856796"/>
        <w:docPartObj>
          <w:docPartGallery w:val="Table of Contents"/>
          <w:docPartUnique/>
        </w:docPartObj>
      </w:sdtPr>
      <w:sdtEndPr>
        <w:rPr>
          <w:b/>
          <w:bCs/>
          <w:noProof/>
        </w:rPr>
      </w:sdtEndPr>
      <w:sdtContent>
        <w:p w14:paraId="388D9040" w14:textId="77777777" w:rsidR="00524352" w:rsidRDefault="00524352">
          <w:pPr>
            <w:pStyle w:val="TOCHeading"/>
          </w:pPr>
        </w:p>
        <w:p w14:paraId="0BB6F892" w14:textId="7A76BF15" w:rsidR="00524352" w:rsidRDefault="00524352">
          <w:pPr>
            <w:pStyle w:val="TOCHeading"/>
          </w:pPr>
          <w:r>
            <w:t>Contents</w:t>
          </w:r>
        </w:p>
        <w:p w14:paraId="1F2ACB01" w14:textId="694DAFD9" w:rsidR="000B3CE2" w:rsidRDefault="00524352" w:rsidP="000B3CE2">
          <w:pPr>
            <w:pStyle w:val="TOC1"/>
            <w:rPr>
              <w:ins w:id="13" w:author="Shubra Singh" w:date="2022-12-20T16:35:00Z"/>
              <w:rFonts w:cstheme="minorBidi"/>
              <w:noProof/>
              <w:sz w:val="22"/>
              <w:lang w:val="en-IN" w:eastAsia="en-IN"/>
            </w:rPr>
          </w:pPr>
          <w:r>
            <w:fldChar w:fldCharType="begin"/>
          </w:r>
          <w:r>
            <w:instrText xml:space="preserve"> TOC \o "1-3" \h \z \u </w:instrText>
          </w:r>
          <w:r>
            <w:fldChar w:fldCharType="separate"/>
          </w:r>
          <w:ins w:id="14" w:author="Shubra Singh" w:date="2022-12-20T16:35:00Z">
            <w:r w:rsidR="000B3CE2" w:rsidRPr="00D8400D">
              <w:rPr>
                <w:rStyle w:val="Hyperlink"/>
                <w:noProof/>
              </w:rPr>
              <w:fldChar w:fldCharType="begin"/>
            </w:r>
            <w:r w:rsidR="000B3CE2" w:rsidRPr="00D8400D">
              <w:rPr>
                <w:rStyle w:val="Hyperlink"/>
                <w:noProof/>
              </w:rPr>
              <w:instrText xml:space="preserve"> </w:instrText>
            </w:r>
            <w:r w:rsidR="000B3CE2">
              <w:rPr>
                <w:noProof/>
              </w:rPr>
              <w:instrText>HYPERLINK \l "_Toc122446564"</w:instrText>
            </w:r>
            <w:r w:rsidR="000B3CE2" w:rsidRPr="00D8400D">
              <w:rPr>
                <w:rStyle w:val="Hyperlink"/>
                <w:noProof/>
              </w:rPr>
              <w:instrText xml:space="preserve"> </w:instrText>
            </w:r>
            <w:r w:rsidR="000B3CE2" w:rsidRPr="00D8400D">
              <w:rPr>
                <w:rStyle w:val="Hyperlink"/>
                <w:noProof/>
              </w:rPr>
              <w:fldChar w:fldCharType="separate"/>
            </w:r>
            <w:r w:rsidR="000B3CE2" w:rsidRPr="00D8400D">
              <w:rPr>
                <w:rStyle w:val="Hyperlink"/>
                <w:rFonts w:cstheme="majorHAnsi"/>
                <w:noProof/>
              </w:rPr>
              <w:t>PATENT PROTECTION</w:t>
            </w:r>
            <w:r w:rsidR="000B3CE2">
              <w:rPr>
                <w:noProof/>
                <w:webHidden/>
              </w:rPr>
              <w:tab/>
            </w:r>
            <w:r w:rsidR="000B3CE2">
              <w:rPr>
                <w:noProof/>
                <w:webHidden/>
              </w:rPr>
              <w:fldChar w:fldCharType="begin"/>
            </w:r>
            <w:r w:rsidR="000B3CE2">
              <w:rPr>
                <w:noProof/>
                <w:webHidden/>
              </w:rPr>
              <w:instrText xml:space="preserve"> PAGEREF _Toc122446564 \h </w:instrText>
            </w:r>
          </w:ins>
          <w:r w:rsidR="000B3CE2">
            <w:rPr>
              <w:noProof/>
              <w:webHidden/>
            </w:rPr>
          </w:r>
          <w:r w:rsidR="000B3CE2">
            <w:rPr>
              <w:noProof/>
              <w:webHidden/>
            </w:rPr>
            <w:fldChar w:fldCharType="separate"/>
          </w:r>
          <w:ins w:id="15" w:author="Shubra Singh" w:date="2022-12-20T16:35:00Z">
            <w:r w:rsidR="000B3CE2">
              <w:rPr>
                <w:noProof/>
                <w:webHidden/>
              </w:rPr>
              <w:t>1</w:t>
            </w:r>
            <w:r w:rsidR="000B3CE2">
              <w:rPr>
                <w:noProof/>
                <w:webHidden/>
              </w:rPr>
              <w:fldChar w:fldCharType="end"/>
            </w:r>
            <w:r w:rsidR="000B3CE2" w:rsidRPr="00D8400D">
              <w:rPr>
                <w:rStyle w:val="Hyperlink"/>
                <w:noProof/>
              </w:rPr>
              <w:fldChar w:fldCharType="end"/>
            </w:r>
          </w:ins>
        </w:p>
        <w:p w14:paraId="47BAAA26" w14:textId="3377BF95" w:rsidR="000B3CE2" w:rsidRDefault="000B3CE2" w:rsidP="000B3CE2">
          <w:pPr>
            <w:pStyle w:val="TOC1"/>
            <w:rPr>
              <w:ins w:id="16" w:author="Shubra Singh" w:date="2022-12-20T16:35:00Z"/>
              <w:rFonts w:cstheme="minorBidi"/>
              <w:noProof/>
              <w:sz w:val="22"/>
              <w:lang w:val="en-IN" w:eastAsia="en-IN"/>
            </w:rPr>
          </w:pPr>
          <w:ins w:id="17"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"_Toc122446565"</w:instrText>
            </w:r>
            <w:r w:rsidRPr="00D8400D">
              <w:rPr>
                <w:rStyle w:val="Hyperlink"/>
                <w:noProof/>
              </w:rPr>
              <w:instrText xml:space="preserve"> </w:instrText>
            </w:r>
            <w:r w:rsidRPr="00D8400D">
              <w:rPr>
                <w:rStyle w:val="Hyperlink"/>
                <w:noProof/>
              </w:rPr>
              <w:fldChar w:fldCharType="separate"/>
            </w:r>
            <w:r w:rsidRPr="00D8400D">
              <w:rPr>
                <w:rStyle w:val="Hyperlink"/>
                <w:rFonts w:cstheme="majorHAnsi"/>
                <w:noProof/>
              </w:rPr>
              <w:t>TRADEMARKS</w:t>
            </w:r>
            <w:r>
              <w:rPr>
                <w:noProof/>
                <w:webHidden/>
              </w:rPr>
              <w:tab/>
            </w:r>
            <w:r>
              <w:rPr>
                <w:noProof/>
                <w:webHidden/>
              </w:rPr>
              <w:fldChar w:fldCharType="begin"/>
            </w:r>
            <w:r>
              <w:rPr>
                <w:noProof/>
                <w:webHidden/>
              </w:rPr>
              <w:instrText xml:space="preserve"> PAGEREF _Toc122446565 \h </w:instrText>
            </w:r>
          </w:ins>
          <w:r>
            <w:rPr>
              <w:noProof/>
              <w:webHidden/>
            </w:rPr>
          </w:r>
          <w:r>
            <w:rPr>
              <w:noProof/>
              <w:webHidden/>
            </w:rPr>
            <w:fldChar w:fldCharType="separate"/>
          </w:r>
          <w:ins w:id="18" w:author="Shubra Singh" w:date="2022-12-20T16:35:00Z">
            <w:r>
              <w:rPr>
                <w:noProof/>
                <w:webHidden/>
              </w:rPr>
              <w:t>1</w:t>
            </w:r>
            <w:r>
              <w:rPr>
                <w:noProof/>
                <w:webHidden/>
              </w:rPr>
              <w:fldChar w:fldCharType="end"/>
            </w:r>
            <w:r w:rsidRPr="00D8400D">
              <w:rPr>
                <w:rStyle w:val="Hyperlink"/>
                <w:noProof/>
              </w:rPr>
              <w:fldChar w:fldCharType="end"/>
            </w:r>
          </w:ins>
        </w:p>
        <w:p w14:paraId="5F1E43E7" w14:textId="2F4CE3D3" w:rsidR="000B3CE2" w:rsidRDefault="000B3CE2" w:rsidP="000B3CE2">
          <w:pPr>
            <w:pStyle w:val="TOC1"/>
            <w:rPr>
              <w:ins w:id="19" w:author="Shubra Singh" w:date="2022-12-20T16:35:00Z"/>
              <w:rFonts w:cstheme="minorBidi"/>
              <w:noProof/>
              <w:sz w:val="22"/>
              <w:lang w:val="en-IN" w:eastAsia="en-IN"/>
            </w:rPr>
          </w:pPr>
          <w:ins w:id="20"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"_Toc122446566"</w:instrText>
            </w:r>
            <w:r w:rsidRPr="00D8400D">
              <w:rPr>
                <w:rStyle w:val="Hyperlink"/>
                <w:noProof/>
              </w:rPr>
              <w:instrText xml:space="preserve"> </w:instrText>
            </w:r>
            <w:r w:rsidRPr="00D8400D">
              <w:rPr>
                <w:rStyle w:val="Hyperlink"/>
                <w:noProof/>
              </w:rPr>
              <w:fldChar w:fldCharType="separate"/>
            </w:r>
            <w:r w:rsidRPr="00D8400D">
              <w:rPr>
                <w:rStyle w:val="Hyperlink"/>
                <w:noProof/>
              </w:rPr>
              <w:t>CONFIDENTIALITY</w:t>
            </w:r>
            <w:r>
              <w:rPr>
                <w:noProof/>
                <w:webHidden/>
              </w:rPr>
              <w:tab/>
            </w:r>
            <w:r>
              <w:rPr>
                <w:noProof/>
                <w:webHidden/>
              </w:rPr>
              <w:fldChar w:fldCharType="begin"/>
            </w:r>
            <w:r>
              <w:rPr>
                <w:noProof/>
                <w:webHidden/>
              </w:rPr>
              <w:instrText xml:space="preserve"> PAGEREF _Toc122446566 \h </w:instrText>
            </w:r>
          </w:ins>
          <w:r>
            <w:rPr>
              <w:noProof/>
              <w:webHidden/>
            </w:rPr>
          </w:r>
          <w:r>
            <w:rPr>
              <w:noProof/>
              <w:webHidden/>
            </w:rPr>
            <w:fldChar w:fldCharType="separate"/>
          </w:r>
          <w:ins w:id="21" w:author="Shubra Singh" w:date="2022-12-20T16:35:00Z">
            <w:r>
              <w:rPr>
                <w:noProof/>
                <w:webHidden/>
              </w:rPr>
              <w:t>1</w:t>
            </w:r>
            <w:r>
              <w:rPr>
                <w:noProof/>
                <w:webHidden/>
              </w:rPr>
              <w:fldChar w:fldCharType="end"/>
            </w:r>
            <w:r w:rsidRPr="00D8400D">
              <w:rPr>
                <w:rStyle w:val="Hyperlink"/>
                <w:noProof/>
              </w:rPr>
              <w:fldChar w:fldCharType="end"/>
            </w:r>
          </w:ins>
        </w:p>
        <w:p w14:paraId="271FD56D" w14:textId="7915A114" w:rsidR="000B3CE2" w:rsidRDefault="000B3CE2" w:rsidP="000B3CE2">
          <w:pPr>
            <w:pStyle w:val="TOC1"/>
            <w:rPr>
              <w:ins w:id="22" w:author="Shubra Singh" w:date="2022-12-20T16:35:00Z"/>
              <w:rFonts w:cstheme="minorBidi"/>
              <w:noProof/>
              <w:sz w:val="22"/>
              <w:lang w:val="en-IN" w:eastAsia="en-IN"/>
            </w:rPr>
          </w:pPr>
          <w:ins w:id="23"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"_Toc122446567"</w:instrText>
            </w:r>
            <w:r w:rsidRPr="00D8400D">
              <w:rPr>
                <w:rStyle w:val="Hyperlink"/>
                <w:noProof/>
              </w:rPr>
              <w:instrText xml:space="preserve"> </w:instrText>
            </w:r>
            <w:r w:rsidRPr="00D8400D">
              <w:rPr>
                <w:rStyle w:val="Hyperlink"/>
                <w:noProof/>
              </w:rPr>
              <w:fldChar w:fldCharType="separate"/>
            </w:r>
            <w:r w:rsidRPr="00D8400D">
              <w:rPr>
                <w:rStyle w:val="Hyperlink"/>
                <w:noProof/>
              </w:rPr>
              <w:t>DISCLAIMER</w:t>
            </w:r>
            <w:r>
              <w:rPr>
                <w:noProof/>
                <w:webHidden/>
              </w:rPr>
              <w:tab/>
            </w:r>
            <w:r>
              <w:rPr>
                <w:noProof/>
                <w:webHidden/>
              </w:rPr>
              <w:fldChar w:fldCharType="begin"/>
            </w:r>
            <w:r>
              <w:rPr>
                <w:noProof/>
                <w:webHidden/>
              </w:rPr>
              <w:instrText xml:space="preserve"> PAGEREF _Toc122446567 \h </w:instrText>
            </w:r>
          </w:ins>
          <w:r>
            <w:rPr>
              <w:noProof/>
              <w:webHidden/>
            </w:rPr>
          </w:r>
          <w:r>
            <w:rPr>
              <w:noProof/>
              <w:webHidden/>
            </w:rPr>
            <w:fldChar w:fldCharType="separate"/>
          </w:r>
          <w:ins w:id="24" w:author="Shubra Singh" w:date="2022-12-20T16:35:00Z">
            <w:r>
              <w:rPr>
                <w:noProof/>
                <w:webHidden/>
              </w:rPr>
              <w:t>1</w:t>
            </w:r>
            <w:r>
              <w:rPr>
                <w:noProof/>
                <w:webHidden/>
              </w:rPr>
              <w:fldChar w:fldCharType="end"/>
            </w:r>
            <w:r w:rsidRPr="00D8400D">
              <w:rPr>
                <w:rStyle w:val="Hyperlink"/>
                <w:noProof/>
              </w:rPr>
              <w:fldChar w:fldCharType="end"/>
            </w:r>
          </w:ins>
        </w:p>
        <w:p w14:paraId="0B4B8EA4" w14:textId="24F71DBF" w:rsidR="000B3CE2" w:rsidRDefault="000B3CE2" w:rsidP="000B3CE2">
          <w:pPr>
            <w:pStyle w:val="TOC1"/>
            <w:rPr>
              <w:ins w:id="25" w:author="Shubra Singh" w:date="2022-12-20T16:35:00Z"/>
              <w:rFonts w:cstheme="minorBidi"/>
              <w:noProof/>
              <w:sz w:val="22"/>
              <w:lang w:val="en-IN" w:eastAsia="en-IN"/>
            </w:rPr>
          </w:pPr>
          <w:ins w:id="26"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"_Toc122446568"</w:instrText>
            </w:r>
            <w:r w:rsidRPr="00D8400D">
              <w:rPr>
                <w:rStyle w:val="Hyperlink"/>
                <w:noProof/>
              </w:rPr>
              <w:instrText xml:space="preserve"> </w:instrText>
            </w:r>
            <w:r w:rsidRPr="00D8400D">
              <w:rPr>
                <w:rStyle w:val="Hyperlink"/>
                <w:noProof/>
              </w:rPr>
              <w:fldChar w:fldCharType="separate"/>
            </w:r>
            <w:r w:rsidRPr="00D8400D">
              <w:rPr>
                <w:rStyle w:val="Hyperlink"/>
                <w:noProof/>
              </w:rPr>
              <w:t>ENVIRONMENTAL CONSIDERATIONS</w:t>
            </w:r>
            <w:r>
              <w:rPr>
                <w:noProof/>
                <w:webHidden/>
              </w:rPr>
              <w:tab/>
            </w:r>
            <w:r>
              <w:rPr>
                <w:noProof/>
                <w:webHidden/>
              </w:rPr>
              <w:fldChar w:fldCharType="begin"/>
            </w:r>
            <w:r>
              <w:rPr>
                <w:noProof/>
                <w:webHidden/>
              </w:rPr>
              <w:instrText xml:space="preserve"> PAGEREF _Toc122446568 \h </w:instrText>
            </w:r>
          </w:ins>
          <w:r>
            <w:rPr>
              <w:noProof/>
              <w:webHidden/>
            </w:rPr>
          </w:r>
          <w:r>
            <w:rPr>
              <w:noProof/>
              <w:webHidden/>
            </w:rPr>
            <w:fldChar w:fldCharType="separate"/>
          </w:r>
          <w:ins w:id="27" w:author="Shubra Singh" w:date="2022-12-20T16:35:00Z">
            <w:r>
              <w:rPr>
                <w:noProof/>
                <w:webHidden/>
              </w:rPr>
              <w:t>1</w:t>
            </w:r>
            <w:r>
              <w:rPr>
                <w:noProof/>
                <w:webHidden/>
              </w:rPr>
              <w:fldChar w:fldCharType="end"/>
            </w:r>
            <w:r w:rsidRPr="00D8400D">
              <w:rPr>
                <w:rStyle w:val="Hyperlink"/>
                <w:noProof/>
              </w:rPr>
              <w:fldChar w:fldCharType="end"/>
            </w:r>
          </w:ins>
        </w:p>
        <w:p w14:paraId="6CABED76" w14:textId="1AD627C8" w:rsidR="000B3CE2" w:rsidRDefault="000B3CE2" w:rsidP="000B3CE2">
          <w:pPr>
            <w:pStyle w:val="TOC1"/>
            <w:rPr>
              <w:ins w:id="28" w:author="Shubra Singh" w:date="2022-12-20T16:35:00Z"/>
              <w:rFonts w:cstheme="minorBidi"/>
              <w:noProof/>
              <w:sz w:val="22"/>
              <w:lang w:val="en-IN" w:eastAsia="en-IN"/>
            </w:rPr>
          </w:pPr>
          <w:ins w:id="29"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"_Toc122446569"</w:instrText>
            </w:r>
            <w:r w:rsidRPr="00D8400D">
              <w:rPr>
                <w:rStyle w:val="Hyperlink"/>
                <w:noProof/>
              </w:rPr>
              <w:instrText xml:space="preserve"> </w:instrText>
            </w:r>
            <w:r w:rsidRPr="00D8400D">
              <w:rPr>
                <w:rStyle w:val="Hyperlink"/>
                <w:noProof/>
              </w:rPr>
              <w:fldChar w:fldCharType="separate"/>
            </w:r>
            <w:r w:rsidRPr="00D8400D">
              <w:rPr>
                <w:rStyle w:val="Hyperlink"/>
                <w:noProof/>
              </w:rPr>
              <w:t>FURTHER INFORMATION</w:t>
            </w:r>
            <w:r>
              <w:rPr>
                <w:noProof/>
                <w:webHidden/>
              </w:rPr>
              <w:tab/>
            </w:r>
            <w:r>
              <w:rPr>
                <w:noProof/>
                <w:webHidden/>
              </w:rPr>
              <w:fldChar w:fldCharType="begin"/>
            </w:r>
            <w:r>
              <w:rPr>
                <w:noProof/>
                <w:webHidden/>
              </w:rPr>
              <w:instrText xml:space="preserve"> PAGEREF _Toc122446569 \h </w:instrText>
            </w:r>
          </w:ins>
          <w:r>
            <w:rPr>
              <w:noProof/>
              <w:webHidden/>
            </w:rPr>
          </w:r>
          <w:r>
            <w:rPr>
              <w:noProof/>
              <w:webHidden/>
            </w:rPr>
            <w:fldChar w:fldCharType="separate"/>
          </w:r>
          <w:ins w:id="30" w:author="Shubra Singh" w:date="2022-12-20T16:35:00Z">
            <w:r>
              <w:rPr>
                <w:noProof/>
                <w:webHidden/>
              </w:rPr>
              <w:t>2</w:t>
            </w:r>
            <w:r>
              <w:rPr>
                <w:noProof/>
                <w:webHidden/>
              </w:rPr>
              <w:fldChar w:fldCharType="end"/>
            </w:r>
            <w:r w:rsidRPr="00D8400D">
              <w:rPr>
                <w:rStyle w:val="Hyperlink"/>
                <w:noProof/>
              </w:rPr>
              <w:fldChar w:fldCharType="end"/>
            </w:r>
          </w:ins>
        </w:p>
        <w:p w14:paraId="1AC1B770" w14:textId="6F38FA67" w:rsidR="000B3CE2" w:rsidRDefault="000B3CE2" w:rsidP="000B3CE2">
          <w:pPr>
            <w:pStyle w:val="TOC1"/>
            <w:rPr>
              <w:ins w:id="31" w:author="Shubra Singh" w:date="2022-12-20T16:35:00Z"/>
              <w:rFonts w:cstheme="minorBidi"/>
              <w:noProof/>
              <w:sz w:val="22"/>
              <w:lang w:val="en-IN" w:eastAsia="en-IN"/>
            </w:rPr>
          </w:pPr>
          <w:ins w:id="32"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"_Toc122446570"</w:instrText>
            </w:r>
            <w:r w:rsidRPr="00D8400D">
              <w:rPr>
                <w:rStyle w:val="Hyperlink"/>
                <w:noProof/>
              </w:rPr>
              <w:instrText xml:space="preserve"> </w:instrText>
            </w:r>
            <w:r w:rsidRPr="00D8400D">
              <w:rPr>
                <w:rStyle w:val="Hyperlink"/>
                <w:noProof/>
              </w:rPr>
              <w:fldChar w:fldCharType="separate"/>
            </w:r>
            <w:r w:rsidRPr="00D8400D">
              <w:rPr>
                <w:rStyle w:val="Hyperlink"/>
                <w:rFonts w:cstheme="majorHAnsi"/>
                <w:noProof/>
              </w:rPr>
              <w:t>Introduction to Installing vThunder on AWS</w:t>
            </w:r>
            <w:r>
              <w:rPr>
                <w:noProof/>
                <w:webHidden/>
              </w:rPr>
              <w:tab/>
            </w:r>
            <w:r>
              <w:rPr>
                <w:noProof/>
                <w:webHidden/>
              </w:rPr>
              <w:fldChar w:fldCharType="begin"/>
            </w:r>
            <w:r>
              <w:rPr>
                <w:noProof/>
                <w:webHidden/>
              </w:rPr>
              <w:instrText xml:space="preserve"> PAGEREF _Toc122446570 \h </w:instrText>
            </w:r>
          </w:ins>
          <w:r>
            <w:rPr>
              <w:noProof/>
              <w:webHidden/>
            </w:rPr>
          </w:r>
          <w:r>
            <w:rPr>
              <w:noProof/>
              <w:webHidden/>
            </w:rPr>
            <w:fldChar w:fldCharType="separate"/>
          </w:r>
          <w:ins w:id="33" w:author="Shubra Singh" w:date="2022-12-20T16:35:00Z">
            <w:r>
              <w:rPr>
                <w:noProof/>
                <w:webHidden/>
              </w:rPr>
              <w:t>5</w:t>
            </w:r>
            <w:r>
              <w:rPr>
                <w:noProof/>
                <w:webHidden/>
              </w:rPr>
              <w:fldChar w:fldCharType="end"/>
            </w:r>
            <w:r w:rsidRPr="00D8400D">
              <w:rPr>
                <w:rStyle w:val="Hyperlink"/>
                <w:noProof/>
              </w:rPr>
              <w:fldChar w:fldCharType="end"/>
            </w:r>
          </w:ins>
        </w:p>
        <w:p w14:paraId="14A70900" w14:textId="5D46B9C0" w:rsidR="000B3CE2" w:rsidRDefault="000B3CE2" w:rsidP="000B3CE2">
          <w:pPr>
            <w:pStyle w:val="TOC1"/>
            <w:rPr>
              <w:ins w:id="34" w:author="Shubra Singh" w:date="2022-12-20T16:35:00Z"/>
              <w:rFonts w:cstheme="minorBidi"/>
              <w:noProof/>
              <w:sz w:val="22"/>
              <w:lang w:val="en-IN" w:eastAsia="en-IN"/>
            </w:rPr>
          </w:pPr>
          <w:ins w:id="35"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"_Toc122446571"</w:instrText>
            </w:r>
            <w:r w:rsidRPr="00D8400D">
              <w:rPr>
                <w:rStyle w:val="Hyperlink"/>
                <w:noProof/>
              </w:rPr>
              <w:instrText xml:space="preserve"> </w:instrText>
            </w:r>
            <w:r w:rsidRPr="00D8400D">
              <w:rPr>
                <w:rStyle w:val="Hyperlink"/>
                <w:noProof/>
              </w:rPr>
              <w:fldChar w:fldCharType="separate"/>
            </w:r>
            <w:r w:rsidRPr="00D8400D">
              <w:rPr>
                <w:rStyle w:val="Hyperlink"/>
                <w:noProof/>
              </w:rPr>
              <w:t>Overview of AWS</w:t>
            </w:r>
            <w:r>
              <w:rPr>
                <w:noProof/>
                <w:webHidden/>
              </w:rPr>
              <w:tab/>
            </w:r>
            <w:r>
              <w:rPr>
                <w:noProof/>
                <w:webHidden/>
              </w:rPr>
              <w:fldChar w:fldCharType="begin"/>
            </w:r>
            <w:r>
              <w:rPr>
                <w:noProof/>
                <w:webHidden/>
              </w:rPr>
              <w:instrText xml:space="preserve"> PAGEREF _Toc122446571 \h </w:instrText>
            </w:r>
          </w:ins>
          <w:r>
            <w:rPr>
              <w:noProof/>
              <w:webHidden/>
            </w:rPr>
          </w:r>
          <w:r>
            <w:rPr>
              <w:noProof/>
              <w:webHidden/>
            </w:rPr>
            <w:fldChar w:fldCharType="separate"/>
          </w:r>
          <w:ins w:id="36" w:author="Shubra Singh" w:date="2022-12-20T16:35:00Z">
            <w:r>
              <w:rPr>
                <w:noProof/>
                <w:webHidden/>
              </w:rPr>
              <w:t>5</w:t>
            </w:r>
            <w:r>
              <w:rPr>
                <w:noProof/>
                <w:webHidden/>
              </w:rPr>
              <w:fldChar w:fldCharType="end"/>
            </w:r>
            <w:r w:rsidRPr="00D8400D">
              <w:rPr>
                <w:rStyle w:val="Hyperlink"/>
                <w:noProof/>
              </w:rPr>
              <w:fldChar w:fldCharType="end"/>
            </w:r>
          </w:ins>
        </w:p>
        <w:p w14:paraId="6710F926" w14:textId="3BC849C6" w:rsidR="000B3CE2" w:rsidRDefault="000B3CE2" w:rsidP="000B3CE2">
          <w:pPr>
            <w:pStyle w:val="TOC1"/>
            <w:rPr>
              <w:ins w:id="37" w:author="Shubra Singh" w:date="2022-12-20T16:35:00Z"/>
              <w:rFonts w:cstheme="minorBidi"/>
              <w:noProof/>
              <w:sz w:val="22"/>
              <w:lang w:val="en-IN" w:eastAsia="en-IN"/>
            </w:rPr>
          </w:pPr>
          <w:ins w:id="38"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"_Toc122446572"</w:instrText>
            </w:r>
            <w:r w:rsidRPr="00D8400D">
              <w:rPr>
                <w:rStyle w:val="Hyperlink"/>
                <w:noProof/>
              </w:rPr>
              <w:instrText xml:space="preserve"> </w:instrText>
            </w:r>
            <w:r w:rsidRPr="00D8400D">
              <w:rPr>
                <w:rStyle w:val="Hyperlink"/>
                <w:noProof/>
              </w:rPr>
              <w:fldChar w:fldCharType="separate"/>
            </w:r>
            <w:r w:rsidRPr="00D8400D">
              <w:rPr>
                <w:rStyle w:val="Hyperlink"/>
                <w:noProof/>
              </w:rPr>
              <w:t>Aws Terminology</w:t>
            </w:r>
            <w:r>
              <w:rPr>
                <w:noProof/>
                <w:webHidden/>
              </w:rPr>
              <w:tab/>
            </w:r>
            <w:r>
              <w:rPr>
                <w:noProof/>
                <w:webHidden/>
              </w:rPr>
              <w:fldChar w:fldCharType="begin"/>
            </w:r>
            <w:r>
              <w:rPr>
                <w:noProof/>
                <w:webHidden/>
              </w:rPr>
              <w:instrText xml:space="preserve"> PAGEREF _Toc122446572 \h </w:instrText>
            </w:r>
          </w:ins>
          <w:r>
            <w:rPr>
              <w:noProof/>
              <w:webHidden/>
            </w:rPr>
          </w:r>
          <w:r>
            <w:rPr>
              <w:noProof/>
              <w:webHidden/>
            </w:rPr>
            <w:fldChar w:fldCharType="separate"/>
          </w:r>
          <w:ins w:id="39" w:author="Shubra Singh" w:date="2022-12-20T16:35:00Z">
            <w:r>
              <w:rPr>
                <w:noProof/>
                <w:webHidden/>
              </w:rPr>
              <w:t>6</w:t>
            </w:r>
            <w:r>
              <w:rPr>
                <w:noProof/>
                <w:webHidden/>
              </w:rPr>
              <w:fldChar w:fldCharType="end"/>
            </w:r>
            <w:r w:rsidRPr="00D8400D">
              <w:rPr>
                <w:rStyle w:val="Hyperlink"/>
                <w:noProof/>
              </w:rPr>
              <w:fldChar w:fldCharType="end"/>
            </w:r>
          </w:ins>
        </w:p>
        <w:p w14:paraId="113310D5" w14:textId="283A81AA" w:rsidR="000B3CE2" w:rsidRDefault="000B3CE2" w:rsidP="000B3CE2">
          <w:pPr>
            <w:pStyle w:val="TOC1"/>
            <w:rPr>
              <w:ins w:id="40" w:author="Shubra Singh" w:date="2022-12-20T16:35:00Z"/>
              <w:rFonts w:cstheme="minorBidi"/>
              <w:noProof/>
              <w:sz w:val="22"/>
              <w:lang w:val="en-IN" w:eastAsia="en-IN"/>
            </w:rPr>
          </w:pPr>
          <w:ins w:id="41"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"_Toc122446573"</w:instrText>
            </w:r>
            <w:r w:rsidRPr="00D8400D">
              <w:rPr>
                <w:rStyle w:val="Hyperlink"/>
                <w:noProof/>
              </w:rPr>
              <w:instrText xml:space="preserve"> </w:instrText>
            </w:r>
            <w:r w:rsidRPr="00D8400D">
              <w:rPr>
                <w:rStyle w:val="Hyperlink"/>
                <w:noProof/>
              </w:rPr>
              <w:fldChar w:fldCharType="separate"/>
            </w:r>
            <w:r w:rsidRPr="00D8400D">
              <w:rPr>
                <w:rStyle w:val="Hyperlink"/>
                <w:noProof/>
              </w:rPr>
              <w:t>CloudFormation Template – 2NIC _1VM_GLM</w:t>
            </w:r>
            <w:r>
              <w:rPr>
                <w:noProof/>
                <w:webHidden/>
              </w:rPr>
              <w:tab/>
            </w:r>
            <w:r>
              <w:rPr>
                <w:noProof/>
                <w:webHidden/>
              </w:rPr>
              <w:fldChar w:fldCharType="begin"/>
            </w:r>
            <w:r>
              <w:rPr>
                <w:noProof/>
                <w:webHidden/>
              </w:rPr>
              <w:instrText xml:space="preserve"> PAGEREF _Toc122446573 \h </w:instrText>
            </w:r>
          </w:ins>
          <w:r>
            <w:rPr>
              <w:noProof/>
              <w:webHidden/>
            </w:rPr>
          </w:r>
          <w:r>
            <w:rPr>
              <w:noProof/>
              <w:webHidden/>
            </w:rPr>
            <w:fldChar w:fldCharType="separate"/>
          </w:r>
          <w:ins w:id="42" w:author="Shubra Singh" w:date="2022-12-20T16:35:00Z">
            <w:r>
              <w:rPr>
                <w:noProof/>
                <w:webHidden/>
              </w:rPr>
              <w:t>7</w:t>
            </w:r>
            <w:r>
              <w:rPr>
                <w:noProof/>
                <w:webHidden/>
              </w:rPr>
              <w:fldChar w:fldCharType="end"/>
            </w:r>
            <w:r w:rsidRPr="00D8400D">
              <w:rPr>
                <w:rStyle w:val="Hyperlink"/>
                <w:noProof/>
              </w:rPr>
              <w:fldChar w:fldCharType="end"/>
            </w:r>
          </w:ins>
        </w:p>
        <w:p w14:paraId="6F196FAD" w14:textId="7EE6107C" w:rsidR="000B3CE2" w:rsidRDefault="000B3CE2">
          <w:pPr>
            <w:pStyle w:val="TOC2"/>
            <w:tabs>
              <w:tab w:val="right" w:leader="dot" w:pos="9016"/>
            </w:tabs>
            <w:rPr>
              <w:ins w:id="43" w:author="Shubra Singh" w:date="2022-12-20T16:35:00Z"/>
              <w:noProof/>
              <w:sz w:val="22"/>
              <w:lang w:val="en-IN" w:eastAsia="en-IN"/>
            </w:rPr>
          </w:pPr>
          <w:ins w:id="44"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"_Toc122446574"</w:instrText>
            </w:r>
            <w:r w:rsidRPr="00D8400D">
              <w:rPr>
                <w:rStyle w:val="Hyperlink"/>
                <w:noProof/>
              </w:rPr>
              <w:instrText xml:space="preserve"> </w:instrText>
            </w:r>
            <w:r w:rsidRPr="00D8400D">
              <w:rPr>
                <w:rStyle w:val="Hyperlink"/>
                <w:noProof/>
              </w:rPr>
              <w:fldChar w:fldCharType="separate"/>
            </w:r>
            <w:r w:rsidRPr="00D8400D">
              <w:rPr>
                <w:rStyle w:val="Hyperlink"/>
                <w:noProof/>
              </w:rPr>
              <w:t>Overview</w:t>
            </w:r>
            <w:r>
              <w:rPr>
                <w:noProof/>
                <w:webHidden/>
              </w:rPr>
              <w:tab/>
            </w:r>
            <w:r>
              <w:rPr>
                <w:noProof/>
                <w:webHidden/>
              </w:rPr>
              <w:fldChar w:fldCharType="begin"/>
            </w:r>
            <w:r>
              <w:rPr>
                <w:noProof/>
                <w:webHidden/>
              </w:rPr>
              <w:instrText xml:space="preserve"> PAGEREF _Toc122446574 \h </w:instrText>
            </w:r>
          </w:ins>
          <w:r>
            <w:rPr>
              <w:noProof/>
              <w:webHidden/>
            </w:rPr>
          </w:r>
          <w:r>
            <w:rPr>
              <w:noProof/>
              <w:webHidden/>
            </w:rPr>
            <w:fldChar w:fldCharType="separate"/>
          </w:r>
          <w:ins w:id="45" w:author="Shubra Singh" w:date="2022-12-20T16:35:00Z">
            <w:r>
              <w:rPr>
                <w:noProof/>
                <w:webHidden/>
              </w:rPr>
              <w:t>7</w:t>
            </w:r>
            <w:r>
              <w:rPr>
                <w:noProof/>
                <w:webHidden/>
              </w:rPr>
              <w:fldChar w:fldCharType="end"/>
            </w:r>
            <w:r w:rsidRPr="00D8400D">
              <w:rPr>
                <w:rStyle w:val="Hyperlink"/>
                <w:noProof/>
              </w:rPr>
              <w:fldChar w:fldCharType="end"/>
            </w:r>
          </w:ins>
        </w:p>
        <w:p w14:paraId="3DDE37CF" w14:textId="3F244F95" w:rsidR="000B3CE2" w:rsidRDefault="000B3CE2">
          <w:pPr>
            <w:pStyle w:val="TOC2"/>
            <w:tabs>
              <w:tab w:val="right" w:leader="dot" w:pos="9016"/>
            </w:tabs>
            <w:rPr>
              <w:ins w:id="46" w:author="Shubra Singh" w:date="2022-12-20T16:35:00Z"/>
              <w:noProof/>
              <w:sz w:val="22"/>
              <w:lang w:val="en-IN" w:eastAsia="en-IN"/>
            </w:rPr>
          </w:pPr>
          <w:ins w:id="47"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"_Toc122446575"</w:instrText>
            </w:r>
            <w:r w:rsidRPr="00D8400D">
              <w:rPr>
                <w:rStyle w:val="Hyperlink"/>
                <w:noProof/>
              </w:rPr>
              <w:instrText xml:space="preserve"> </w:instrText>
            </w:r>
            <w:r w:rsidRPr="00D8400D">
              <w:rPr>
                <w:rStyle w:val="Hyperlink"/>
                <w:noProof/>
              </w:rPr>
              <w:fldChar w:fldCharType="separate"/>
            </w:r>
            <w:r w:rsidRPr="00D8400D">
              <w:rPr>
                <w:rStyle w:val="Hyperlink"/>
                <w:noProof/>
              </w:rPr>
              <w:t>Prerequisites</w:t>
            </w:r>
            <w:r>
              <w:rPr>
                <w:noProof/>
                <w:webHidden/>
              </w:rPr>
              <w:tab/>
            </w:r>
            <w:r>
              <w:rPr>
                <w:noProof/>
                <w:webHidden/>
              </w:rPr>
              <w:fldChar w:fldCharType="begin"/>
            </w:r>
            <w:r>
              <w:rPr>
                <w:noProof/>
                <w:webHidden/>
              </w:rPr>
              <w:instrText xml:space="preserve"> PAGEREF _Toc122446575 \h </w:instrText>
            </w:r>
          </w:ins>
          <w:r>
            <w:rPr>
              <w:noProof/>
              <w:webHidden/>
            </w:rPr>
          </w:r>
          <w:r>
            <w:rPr>
              <w:noProof/>
              <w:webHidden/>
            </w:rPr>
            <w:fldChar w:fldCharType="separate"/>
          </w:r>
          <w:ins w:id="48" w:author="Shubra Singh" w:date="2022-12-20T16:35:00Z">
            <w:r>
              <w:rPr>
                <w:noProof/>
                <w:webHidden/>
              </w:rPr>
              <w:t>7</w:t>
            </w:r>
            <w:r>
              <w:rPr>
                <w:noProof/>
                <w:webHidden/>
              </w:rPr>
              <w:fldChar w:fldCharType="end"/>
            </w:r>
            <w:r w:rsidRPr="00D8400D">
              <w:rPr>
                <w:rStyle w:val="Hyperlink"/>
                <w:noProof/>
              </w:rPr>
              <w:fldChar w:fldCharType="end"/>
            </w:r>
          </w:ins>
        </w:p>
        <w:p w14:paraId="110FD2B3" w14:textId="1B4C73D0" w:rsidR="000B3CE2" w:rsidRDefault="000B3CE2">
          <w:pPr>
            <w:pStyle w:val="TOC3"/>
            <w:tabs>
              <w:tab w:val="right" w:leader="dot" w:pos="9016"/>
            </w:tabs>
            <w:rPr>
              <w:ins w:id="49" w:author="Shubra Singh" w:date="2022-12-20T16:35:00Z"/>
              <w:rFonts w:eastAsiaTheme="minorEastAsia"/>
              <w:noProof/>
              <w:sz w:val="22"/>
              <w:lang w:eastAsia="en-IN"/>
            </w:rPr>
          </w:pPr>
          <w:ins w:id="50"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"_Toc122446576"</w:instrText>
            </w:r>
            <w:r w:rsidRPr="00D8400D">
              <w:rPr>
                <w:rStyle w:val="Hyperlink"/>
                <w:noProof/>
              </w:rPr>
              <w:instrText xml:space="preserve"> </w:instrText>
            </w:r>
            <w:r w:rsidRPr="00D8400D">
              <w:rPr>
                <w:rStyle w:val="Hyperlink"/>
                <w:noProof/>
              </w:rPr>
              <w:fldChar w:fldCharType="separate"/>
            </w:r>
            <w:r w:rsidRPr="00D8400D">
              <w:rPr>
                <w:rStyle w:val="Hyperlink"/>
                <w:noProof/>
              </w:rPr>
              <w:t>AWS Account &amp; Subscription.</w:t>
            </w:r>
            <w:r>
              <w:rPr>
                <w:noProof/>
                <w:webHidden/>
              </w:rPr>
              <w:tab/>
            </w:r>
            <w:r>
              <w:rPr>
                <w:noProof/>
                <w:webHidden/>
              </w:rPr>
              <w:fldChar w:fldCharType="begin"/>
            </w:r>
            <w:r>
              <w:rPr>
                <w:noProof/>
                <w:webHidden/>
              </w:rPr>
              <w:instrText xml:space="preserve"> PAGEREF _Toc122446576 \h </w:instrText>
            </w:r>
          </w:ins>
          <w:r>
            <w:rPr>
              <w:noProof/>
              <w:webHidden/>
            </w:rPr>
          </w:r>
          <w:r>
            <w:rPr>
              <w:noProof/>
              <w:webHidden/>
            </w:rPr>
            <w:fldChar w:fldCharType="separate"/>
          </w:r>
          <w:ins w:id="51" w:author="Shubra Singh" w:date="2022-12-20T16:35:00Z">
            <w:r>
              <w:rPr>
                <w:noProof/>
                <w:webHidden/>
              </w:rPr>
              <w:t>7</w:t>
            </w:r>
            <w:r>
              <w:rPr>
                <w:noProof/>
                <w:webHidden/>
              </w:rPr>
              <w:fldChar w:fldCharType="end"/>
            </w:r>
            <w:r w:rsidRPr="00D8400D">
              <w:rPr>
                <w:rStyle w:val="Hyperlink"/>
                <w:noProof/>
              </w:rPr>
              <w:fldChar w:fldCharType="end"/>
            </w:r>
          </w:ins>
        </w:p>
        <w:p w14:paraId="2712CFFB" w14:textId="31A14D15" w:rsidR="000B3CE2" w:rsidRDefault="000B3CE2">
          <w:pPr>
            <w:pStyle w:val="TOC3"/>
            <w:tabs>
              <w:tab w:val="right" w:leader="dot" w:pos="9016"/>
            </w:tabs>
            <w:rPr>
              <w:ins w:id="52" w:author="Shubra Singh" w:date="2022-12-20T16:35:00Z"/>
              <w:rFonts w:eastAsiaTheme="minorEastAsia"/>
              <w:noProof/>
              <w:sz w:val="22"/>
              <w:lang w:eastAsia="en-IN"/>
            </w:rPr>
          </w:pPr>
          <w:ins w:id="53"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"_Toc122446577"</w:instrText>
            </w:r>
            <w:r w:rsidRPr="00D8400D">
              <w:rPr>
                <w:rStyle w:val="Hyperlink"/>
                <w:noProof/>
              </w:rPr>
              <w:instrText xml:space="preserve"> </w:instrText>
            </w:r>
            <w:r w:rsidRPr="00D8400D">
              <w:rPr>
                <w:rStyle w:val="Hyperlink"/>
                <w:noProof/>
              </w:rPr>
              <w:fldChar w:fldCharType="separate"/>
            </w:r>
            <w:r w:rsidRPr="00D8400D">
              <w:rPr>
                <w:rStyle w:val="Hyperlink"/>
                <w:noProof/>
              </w:rPr>
              <w:t>AWS Account and Environment Setup to Run CFT Template [One Time Step]</w:t>
            </w:r>
            <w:r>
              <w:rPr>
                <w:noProof/>
                <w:webHidden/>
              </w:rPr>
              <w:tab/>
            </w:r>
            <w:r>
              <w:rPr>
                <w:noProof/>
                <w:webHidden/>
              </w:rPr>
              <w:fldChar w:fldCharType="begin"/>
            </w:r>
            <w:r>
              <w:rPr>
                <w:noProof/>
                <w:webHidden/>
              </w:rPr>
              <w:instrText xml:space="preserve"> PAGEREF _Toc122446577 \h </w:instrText>
            </w:r>
          </w:ins>
          <w:r>
            <w:rPr>
              <w:noProof/>
              <w:webHidden/>
            </w:rPr>
          </w:r>
          <w:r>
            <w:rPr>
              <w:noProof/>
              <w:webHidden/>
            </w:rPr>
            <w:fldChar w:fldCharType="separate"/>
          </w:r>
          <w:ins w:id="54" w:author="Shubra Singh" w:date="2022-12-20T16:35:00Z">
            <w:r>
              <w:rPr>
                <w:noProof/>
                <w:webHidden/>
              </w:rPr>
              <w:t>7</w:t>
            </w:r>
            <w:r>
              <w:rPr>
                <w:noProof/>
                <w:webHidden/>
              </w:rPr>
              <w:fldChar w:fldCharType="end"/>
            </w:r>
            <w:r w:rsidRPr="00D8400D">
              <w:rPr>
                <w:rStyle w:val="Hyperlink"/>
                <w:noProof/>
              </w:rPr>
              <w:fldChar w:fldCharType="end"/>
            </w:r>
          </w:ins>
        </w:p>
        <w:p w14:paraId="17C19771" w14:textId="7BF6FB13" w:rsidR="000B3CE2" w:rsidRDefault="000B3CE2">
          <w:pPr>
            <w:pStyle w:val="TOC3"/>
            <w:tabs>
              <w:tab w:val="right" w:leader="dot" w:pos="9016"/>
            </w:tabs>
            <w:rPr>
              <w:ins w:id="55" w:author="Shubra Singh" w:date="2022-12-20T16:35:00Z"/>
              <w:rFonts w:eastAsiaTheme="minorEastAsia"/>
              <w:noProof/>
              <w:sz w:val="22"/>
              <w:lang w:eastAsia="en-IN"/>
            </w:rPr>
          </w:pPr>
          <w:ins w:id="56"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"_Toc122446578"</w:instrText>
            </w:r>
            <w:r w:rsidRPr="00D8400D">
              <w:rPr>
                <w:rStyle w:val="Hyperlink"/>
                <w:noProof/>
              </w:rPr>
              <w:instrText xml:space="preserve"> </w:instrText>
            </w:r>
            <w:r w:rsidRPr="00D8400D">
              <w:rPr>
                <w:rStyle w:val="Hyperlink"/>
                <w:noProof/>
              </w:rPr>
              <w:fldChar w:fldCharType="separate"/>
            </w:r>
            <w:r w:rsidRPr="00D8400D">
              <w:rPr>
                <w:rStyle w:val="Hyperlink"/>
                <w:noProof/>
              </w:rPr>
              <w:t>AWS key-pairs to access ec2 instances.</w:t>
            </w:r>
            <w:r>
              <w:rPr>
                <w:noProof/>
                <w:webHidden/>
              </w:rPr>
              <w:tab/>
            </w:r>
            <w:r>
              <w:rPr>
                <w:noProof/>
                <w:webHidden/>
              </w:rPr>
              <w:fldChar w:fldCharType="begin"/>
            </w:r>
            <w:r>
              <w:rPr>
                <w:noProof/>
                <w:webHidden/>
              </w:rPr>
              <w:instrText xml:space="preserve"> PAGEREF _Toc122446578 \h </w:instrText>
            </w:r>
          </w:ins>
          <w:r>
            <w:rPr>
              <w:noProof/>
              <w:webHidden/>
            </w:rPr>
          </w:r>
          <w:r>
            <w:rPr>
              <w:noProof/>
              <w:webHidden/>
            </w:rPr>
            <w:fldChar w:fldCharType="separate"/>
          </w:r>
          <w:ins w:id="57" w:author="Shubra Singh" w:date="2022-12-20T16:35:00Z">
            <w:r>
              <w:rPr>
                <w:noProof/>
                <w:webHidden/>
              </w:rPr>
              <w:t>9</w:t>
            </w:r>
            <w:r>
              <w:rPr>
                <w:noProof/>
                <w:webHidden/>
              </w:rPr>
              <w:fldChar w:fldCharType="end"/>
            </w:r>
            <w:r w:rsidRPr="00D8400D">
              <w:rPr>
                <w:rStyle w:val="Hyperlink"/>
                <w:noProof/>
              </w:rPr>
              <w:fldChar w:fldCharType="end"/>
            </w:r>
          </w:ins>
        </w:p>
        <w:p w14:paraId="78DB99EC" w14:textId="3CA35BD3" w:rsidR="000B3CE2" w:rsidRDefault="000B3CE2">
          <w:pPr>
            <w:pStyle w:val="TOC2"/>
            <w:tabs>
              <w:tab w:val="right" w:leader="dot" w:pos="9016"/>
            </w:tabs>
            <w:rPr>
              <w:ins w:id="58" w:author="Shubra Singh" w:date="2022-12-20T16:35:00Z"/>
              <w:noProof/>
              <w:sz w:val="22"/>
              <w:lang w:val="en-IN" w:eastAsia="en-IN"/>
            </w:rPr>
          </w:pPr>
          <w:ins w:id="59"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"_Toc122446579"</w:instrText>
            </w:r>
            <w:r w:rsidRPr="00D8400D">
              <w:rPr>
                <w:rStyle w:val="Hyperlink"/>
                <w:noProof/>
              </w:rPr>
              <w:instrText xml:space="preserve"> </w:instrText>
            </w:r>
            <w:r w:rsidRPr="00D8400D">
              <w:rPr>
                <w:rStyle w:val="Hyperlink"/>
                <w:noProof/>
              </w:rPr>
              <w:fldChar w:fldCharType="separate"/>
            </w:r>
            <w:r w:rsidRPr="00D8400D">
              <w:rPr>
                <w:rStyle w:val="Hyperlink"/>
                <w:noProof/>
              </w:rPr>
              <w:t>System Requirements</w:t>
            </w:r>
            <w:r>
              <w:rPr>
                <w:noProof/>
                <w:webHidden/>
              </w:rPr>
              <w:tab/>
            </w:r>
            <w:r>
              <w:rPr>
                <w:noProof/>
                <w:webHidden/>
              </w:rPr>
              <w:fldChar w:fldCharType="begin"/>
            </w:r>
            <w:r>
              <w:rPr>
                <w:noProof/>
                <w:webHidden/>
              </w:rPr>
              <w:instrText xml:space="preserve"> PAGEREF _Toc122446579 \h </w:instrText>
            </w:r>
          </w:ins>
          <w:r>
            <w:rPr>
              <w:noProof/>
              <w:webHidden/>
            </w:rPr>
          </w:r>
          <w:r>
            <w:rPr>
              <w:noProof/>
              <w:webHidden/>
            </w:rPr>
            <w:fldChar w:fldCharType="separate"/>
          </w:r>
          <w:ins w:id="60" w:author="Shubra Singh" w:date="2022-12-20T16:35:00Z">
            <w:r>
              <w:rPr>
                <w:noProof/>
                <w:webHidden/>
              </w:rPr>
              <w:t>10</w:t>
            </w:r>
            <w:r>
              <w:rPr>
                <w:noProof/>
                <w:webHidden/>
              </w:rPr>
              <w:fldChar w:fldCharType="end"/>
            </w:r>
            <w:r w:rsidRPr="00D8400D">
              <w:rPr>
                <w:rStyle w:val="Hyperlink"/>
                <w:noProof/>
              </w:rPr>
              <w:fldChar w:fldCharType="end"/>
            </w:r>
          </w:ins>
        </w:p>
        <w:p w14:paraId="1BACE4B4" w14:textId="1E707E25" w:rsidR="000B3CE2" w:rsidRDefault="000B3CE2">
          <w:pPr>
            <w:pStyle w:val="TOC3"/>
            <w:tabs>
              <w:tab w:val="right" w:leader="dot" w:pos="9016"/>
            </w:tabs>
            <w:rPr>
              <w:ins w:id="61" w:author="Shubra Singh" w:date="2022-12-20T16:35:00Z"/>
              <w:rFonts w:eastAsiaTheme="minorEastAsia"/>
              <w:noProof/>
              <w:sz w:val="22"/>
              <w:lang w:eastAsia="en-IN"/>
            </w:rPr>
          </w:pPr>
          <w:ins w:id="62"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"_Toc122446580"</w:instrText>
            </w:r>
            <w:r w:rsidRPr="00D8400D">
              <w:rPr>
                <w:rStyle w:val="Hyperlink"/>
                <w:noProof/>
              </w:rPr>
              <w:instrText xml:space="preserve"> </w:instrText>
            </w:r>
            <w:r w:rsidRPr="00D8400D">
              <w:rPr>
                <w:rStyle w:val="Hyperlink"/>
                <w:noProof/>
              </w:rPr>
              <w:fldChar w:fldCharType="separate"/>
            </w:r>
            <w:r w:rsidRPr="00D8400D">
              <w:rPr>
                <w:rStyle w:val="Hyperlink"/>
                <w:rFonts w:cstheme="minorHAnsi"/>
                <w:noProof/>
              </w:rPr>
              <w:t>Stack:</w:t>
            </w:r>
            <w:r>
              <w:rPr>
                <w:noProof/>
                <w:webHidden/>
              </w:rPr>
              <w:tab/>
            </w:r>
            <w:r>
              <w:rPr>
                <w:noProof/>
                <w:webHidden/>
              </w:rPr>
              <w:fldChar w:fldCharType="begin"/>
            </w:r>
            <w:r>
              <w:rPr>
                <w:noProof/>
                <w:webHidden/>
              </w:rPr>
              <w:instrText xml:space="preserve"> PAGEREF _Toc122446580 \h </w:instrText>
            </w:r>
          </w:ins>
          <w:r>
            <w:rPr>
              <w:noProof/>
              <w:webHidden/>
            </w:rPr>
          </w:r>
          <w:r>
            <w:rPr>
              <w:noProof/>
              <w:webHidden/>
            </w:rPr>
            <w:fldChar w:fldCharType="separate"/>
          </w:r>
          <w:ins w:id="63" w:author="Shubra Singh" w:date="2022-12-20T16:35:00Z">
            <w:r>
              <w:rPr>
                <w:noProof/>
                <w:webHidden/>
              </w:rPr>
              <w:t>10</w:t>
            </w:r>
            <w:r>
              <w:rPr>
                <w:noProof/>
                <w:webHidden/>
              </w:rPr>
              <w:fldChar w:fldCharType="end"/>
            </w:r>
            <w:r w:rsidRPr="00D8400D">
              <w:rPr>
                <w:rStyle w:val="Hyperlink"/>
                <w:noProof/>
              </w:rPr>
              <w:fldChar w:fldCharType="end"/>
            </w:r>
          </w:ins>
        </w:p>
        <w:p w14:paraId="52CE8B81" w14:textId="7DD00A10" w:rsidR="000B3CE2" w:rsidRDefault="000B3CE2" w:rsidP="000B3CE2">
          <w:pPr>
            <w:pStyle w:val="TOC1"/>
            <w:rPr>
              <w:ins w:id="64" w:author="Shubra Singh" w:date="2022-12-20T16:35:00Z"/>
              <w:rFonts w:cstheme="minorBidi"/>
              <w:noProof/>
              <w:sz w:val="22"/>
              <w:lang w:val="en-IN" w:eastAsia="en-IN"/>
            </w:rPr>
          </w:pPr>
          <w:ins w:id="65"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"_Toc122446581"</w:instrText>
            </w:r>
            <w:r w:rsidRPr="00D8400D">
              <w:rPr>
                <w:rStyle w:val="Hyperlink"/>
                <w:noProof/>
              </w:rPr>
              <w:instrText xml:space="preserve"> </w:instrText>
            </w:r>
            <w:r w:rsidRPr="00D8400D">
              <w:rPr>
                <w:rStyle w:val="Hyperlink"/>
                <w:noProof/>
              </w:rPr>
              <w:fldChar w:fldCharType="separate"/>
            </w:r>
            <w:r w:rsidRPr="00D8400D">
              <w:rPr>
                <w:rStyle w:val="Hyperlink"/>
                <w:noProof/>
              </w:rPr>
              <w:t>Chapter 1 – Install vADC</w:t>
            </w:r>
            <w:r>
              <w:rPr>
                <w:noProof/>
                <w:webHidden/>
              </w:rPr>
              <w:tab/>
            </w:r>
            <w:r>
              <w:rPr>
                <w:noProof/>
                <w:webHidden/>
              </w:rPr>
              <w:fldChar w:fldCharType="begin"/>
            </w:r>
            <w:r>
              <w:rPr>
                <w:noProof/>
                <w:webHidden/>
              </w:rPr>
              <w:instrText xml:space="preserve"> PAGEREF _Toc122446581 \h </w:instrText>
            </w:r>
          </w:ins>
          <w:r>
            <w:rPr>
              <w:noProof/>
              <w:webHidden/>
            </w:rPr>
          </w:r>
          <w:r>
            <w:rPr>
              <w:noProof/>
              <w:webHidden/>
            </w:rPr>
            <w:fldChar w:fldCharType="separate"/>
          </w:r>
          <w:ins w:id="66" w:author="Shubra Singh" w:date="2022-12-20T16:35:00Z">
            <w:r>
              <w:rPr>
                <w:noProof/>
                <w:webHidden/>
              </w:rPr>
              <w:t>13</w:t>
            </w:r>
            <w:r>
              <w:rPr>
                <w:noProof/>
                <w:webHidden/>
              </w:rPr>
              <w:fldChar w:fldCharType="end"/>
            </w:r>
            <w:r w:rsidRPr="00D8400D">
              <w:rPr>
                <w:rStyle w:val="Hyperlink"/>
                <w:noProof/>
              </w:rPr>
              <w:fldChar w:fldCharType="end"/>
            </w:r>
          </w:ins>
        </w:p>
        <w:p w14:paraId="58CAC3F4" w14:textId="5703A733" w:rsidR="000B3CE2" w:rsidRDefault="000B3CE2">
          <w:pPr>
            <w:pStyle w:val="TOC2"/>
            <w:tabs>
              <w:tab w:val="right" w:leader="dot" w:pos="9016"/>
            </w:tabs>
            <w:rPr>
              <w:ins w:id="67" w:author="Shubra Singh" w:date="2022-12-20T16:35:00Z"/>
              <w:noProof/>
              <w:sz w:val="22"/>
              <w:lang w:val="en-IN" w:eastAsia="en-IN"/>
            </w:rPr>
          </w:pPr>
          <w:ins w:id="68"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"_Toc122446582"</w:instrText>
            </w:r>
            <w:r w:rsidRPr="00D8400D">
              <w:rPr>
                <w:rStyle w:val="Hyperlink"/>
                <w:noProof/>
              </w:rPr>
              <w:instrText xml:space="preserve"> </w:instrText>
            </w:r>
            <w:r w:rsidRPr="00D8400D">
              <w:rPr>
                <w:rStyle w:val="Hyperlink"/>
                <w:noProof/>
              </w:rPr>
              <w:fldChar w:fldCharType="separate"/>
            </w:r>
            <w:r w:rsidRPr="00D8400D">
              <w:rPr>
                <w:rStyle w:val="Hyperlink"/>
                <w:noProof/>
              </w:rPr>
              <w:t>Install</w:t>
            </w:r>
            <w:r>
              <w:rPr>
                <w:noProof/>
                <w:webHidden/>
              </w:rPr>
              <w:tab/>
            </w:r>
            <w:r>
              <w:rPr>
                <w:noProof/>
                <w:webHidden/>
              </w:rPr>
              <w:fldChar w:fldCharType="begin"/>
            </w:r>
            <w:r>
              <w:rPr>
                <w:noProof/>
                <w:webHidden/>
              </w:rPr>
              <w:instrText xml:space="preserve"> PAGEREF _Toc122446582 \h </w:instrText>
            </w:r>
          </w:ins>
          <w:r>
            <w:rPr>
              <w:noProof/>
              <w:webHidden/>
            </w:rPr>
          </w:r>
          <w:r>
            <w:rPr>
              <w:noProof/>
              <w:webHidden/>
            </w:rPr>
            <w:fldChar w:fldCharType="separate"/>
          </w:r>
          <w:ins w:id="69" w:author="Shubra Singh" w:date="2022-12-20T16:35:00Z">
            <w:r>
              <w:rPr>
                <w:noProof/>
                <w:webHidden/>
              </w:rPr>
              <w:t>13</w:t>
            </w:r>
            <w:r>
              <w:rPr>
                <w:noProof/>
                <w:webHidden/>
              </w:rPr>
              <w:fldChar w:fldCharType="end"/>
            </w:r>
            <w:r w:rsidRPr="00D8400D">
              <w:rPr>
                <w:rStyle w:val="Hyperlink"/>
                <w:noProof/>
              </w:rPr>
              <w:fldChar w:fldCharType="end"/>
            </w:r>
          </w:ins>
        </w:p>
        <w:p w14:paraId="75CC5DA6" w14:textId="6CA87939" w:rsidR="000B3CE2" w:rsidRDefault="000B3CE2" w:rsidP="000B3CE2">
          <w:pPr>
            <w:pStyle w:val="TOC1"/>
            <w:rPr>
              <w:ins w:id="70" w:author="Shubra Singh" w:date="2022-12-20T16:35:00Z"/>
              <w:rFonts w:cstheme="minorBidi"/>
              <w:noProof/>
              <w:sz w:val="22"/>
              <w:lang w:val="en-IN" w:eastAsia="en-IN"/>
            </w:rPr>
          </w:pPr>
          <w:ins w:id="71"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"_Toc122446583"</w:instrText>
            </w:r>
            <w:r w:rsidRPr="00D8400D">
              <w:rPr>
                <w:rStyle w:val="Hyperlink"/>
                <w:noProof/>
              </w:rPr>
              <w:instrText xml:space="preserve"> </w:instrText>
            </w:r>
            <w:r w:rsidRPr="00D8400D">
              <w:rPr>
                <w:rStyle w:val="Hyperlink"/>
                <w:noProof/>
              </w:rPr>
              <w:fldChar w:fldCharType="separate"/>
            </w:r>
            <w:r w:rsidRPr="00D8400D">
              <w:rPr>
                <w:rStyle w:val="Hyperlink"/>
                <w:noProof/>
              </w:rPr>
              <w:t>Chapter 2</w:t>
            </w:r>
            <w:r>
              <w:rPr>
                <w:noProof/>
                <w:webHidden/>
              </w:rPr>
              <w:tab/>
            </w:r>
            <w:r>
              <w:rPr>
                <w:noProof/>
                <w:webHidden/>
              </w:rPr>
              <w:fldChar w:fldCharType="begin"/>
            </w:r>
            <w:r>
              <w:rPr>
                <w:noProof/>
                <w:webHidden/>
              </w:rPr>
              <w:instrText xml:space="preserve"> PAGEREF _Toc122446583 \h </w:instrText>
            </w:r>
          </w:ins>
          <w:r>
            <w:rPr>
              <w:noProof/>
              <w:webHidden/>
            </w:rPr>
          </w:r>
          <w:r>
            <w:rPr>
              <w:noProof/>
              <w:webHidden/>
            </w:rPr>
            <w:fldChar w:fldCharType="separate"/>
          </w:r>
          <w:ins w:id="72" w:author="Shubra Singh" w:date="2022-12-20T16:35:00Z">
            <w:r>
              <w:rPr>
                <w:noProof/>
                <w:webHidden/>
              </w:rPr>
              <w:t>18</w:t>
            </w:r>
            <w:r>
              <w:rPr>
                <w:noProof/>
                <w:webHidden/>
              </w:rPr>
              <w:fldChar w:fldCharType="end"/>
            </w:r>
            <w:r w:rsidRPr="00D8400D">
              <w:rPr>
                <w:rStyle w:val="Hyperlink"/>
                <w:noProof/>
              </w:rPr>
              <w:fldChar w:fldCharType="end"/>
            </w:r>
          </w:ins>
        </w:p>
        <w:p w14:paraId="3C31ACBB" w14:textId="1BE3BC28" w:rsidR="000B3CE2" w:rsidRDefault="000B3CE2">
          <w:pPr>
            <w:pStyle w:val="TOC2"/>
            <w:tabs>
              <w:tab w:val="right" w:leader="dot" w:pos="9016"/>
            </w:tabs>
            <w:rPr>
              <w:ins w:id="73" w:author="Shubra Singh" w:date="2022-12-20T16:35:00Z"/>
              <w:noProof/>
              <w:sz w:val="22"/>
              <w:lang w:val="en-IN" w:eastAsia="en-IN"/>
            </w:rPr>
          </w:pPr>
          <w:ins w:id="74"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"_Toc122446584"</w:instrText>
            </w:r>
            <w:r w:rsidRPr="00D8400D">
              <w:rPr>
                <w:rStyle w:val="Hyperlink"/>
                <w:noProof/>
              </w:rPr>
              <w:instrText xml:space="preserve"> </w:instrText>
            </w:r>
            <w:r w:rsidRPr="00D8400D">
              <w:rPr>
                <w:rStyle w:val="Hyperlink"/>
                <w:noProof/>
              </w:rPr>
              <w:fldChar w:fldCharType="separate"/>
            </w:r>
            <w:r w:rsidRPr="00D8400D">
              <w:rPr>
                <w:rStyle w:val="Hyperlink"/>
                <w:noProof/>
              </w:rPr>
              <w:t>configure</w:t>
            </w:r>
            <w:r>
              <w:rPr>
                <w:noProof/>
                <w:webHidden/>
              </w:rPr>
              <w:tab/>
            </w:r>
            <w:r>
              <w:rPr>
                <w:noProof/>
                <w:webHidden/>
              </w:rPr>
              <w:fldChar w:fldCharType="begin"/>
            </w:r>
            <w:r>
              <w:rPr>
                <w:noProof/>
                <w:webHidden/>
              </w:rPr>
              <w:instrText xml:space="preserve"> PAGEREF _Toc122446584 \h </w:instrText>
            </w:r>
          </w:ins>
          <w:r>
            <w:rPr>
              <w:noProof/>
              <w:webHidden/>
            </w:rPr>
          </w:r>
          <w:r>
            <w:rPr>
              <w:noProof/>
              <w:webHidden/>
            </w:rPr>
            <w:fldChar w:fldCharType="separate"/>
          </w:r>
          <w:ins w:id="75" w:author="Shubra Singh" w:date="2022-12-20T16:35:00Z">
            <w:r>
              <w:rPr>
                <w:noProof/>
                <w:webHidden/>
              </w:rPr>
              <w:t>18</w:t>
            </w:r>
            <w:r>
              <w:rPr>
                <w:noProof/>
                <w:webHidden/>
              </w:rPr>
              <w:fldChar w:fldCharType="end"/>
            </w:r>
            <w:r w:rsidRPr="00D8400D">
              <w:rPr>
                <w:rStyle w:val="Hyperlink"/>
                <w:noProof/>
              </w:rPr>
              <w:fldChar w:fldCharType="end"/>
            </w:r>
          </w:ins>
        </w:p>
        <w:p w14:paraId="58BC4C7C" w14:textId="69B1E879" w:rsidR="000B3CE2" w:rsidRDefault="000B3CE2">
          <w:pPr>
            <w:pStyle w:val="TOC2"/>
            <w:tabs>
              <w:tab w:val="right" w:leader="dot" w:pos="9016"/>
            </w:tabs>
            <w:rPr>
              <w:ins w:id="76" w:author="Shubra Singh" w:date="2022-12-20T16:35:00Z"/>
              <w:noProof/>
              <w:sz w:val="22"/>
              <w:lang w:val="en-IN" w:eastAsia="en-IN"/>
            </w:rPr>
          </w:pPr>
          <w:ins w:id="77"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"_Toc122446585"</w:instrText>
            </w:r>
            <w:r w:rsidRPr="00D8400D">
              <w:rPr>
                <w:rStyle w:val="Hyperlink"/>
                <w:noProof/>
              </w:rPr>
              <w:instrText xml:space="preserve"> </w:instrText>
            </w:r>
            <w:r w:rsidRPr="00D8400D">
              <w:rPr>
                <w:rStyle w:val="Hyperlink"/>
                <w:noProof/>
              </w:rPr>
              <w:fldChar w:fldCharType="separate"/>
            </w:r>
            <w:r w:rsidRPr="00D8400D">
              <w:rPr>
                <w:rStyle w:val="Hyperlink"/>
                <w:noProof/>
              </w:rPr>
              <w:t>GLM Configuration</w:t>
            </w:r>
            <w:r>
              <w:rPr>
                <w:noProof/>
                <w:webHidden/>
              </w:rPr>
              <w:tab/>
            </w:r>
            <w:r>
              <w:rPr>
                <w:noProof/>
                <w:webHidden/>
              </w:rPr>
              <w:fldChar w:fldCharType="begin"/>
            </w:r>
            <w:r>
              <w:rPr>
                <w:noProof/>
                <w:webHidden/>
              </w:rPr>
              <w:instrText xml:space="preserve"> PAGEREF _Toc122446585 \h </w:instrText>
            </w:r>
          </w:ins>
          <w:r>
            <w:rPr>
              <w:noProof/>
              <w:webHidden/>
            </w:rPr>
          </w:r>
          <w:r>
            <w:rPr>
              <w:noProof/>
              <w:webHidden/>
            </w:rPr>
            <w:fldChar w:fldCharType="separate"/>
          </w:r>
          <w:ins w:id="78" w:author="Shubra Singh" w:date="2022-12-20T16:35:00Z">
            <w:r>
              <w:rPr>
                <w:noProof/>
                <w:webHidden/>
              </w:rPr>
              <w:t>21</w:t>
            </w:r>
            <w:r>
              <w:rPr>
                <w:noProof/>
                <w:webHidden/>
              </w:rPr>
              <w:fldChar w:fldCharType="end"/>
            </w:r>
            <w:r w:rsidRPr="00D8400D">
              <w:rPr>
                <w:rStyle w:val="Hyperlink"/>
                <w:noProof/>
              </w:rPr>
              <w:fldChar w:fldCharType="end"/>
            </w:r>
          </w:ins>
        </w:p>
        <w:p w14:paraId="4ACF26FC" w14:textId="3060C178" w:rsidR="000B3CE2" w:rsidRDefault="000B3CE2">
          <w:pPr>
            <w:pStyle w:val="TOC2"/>
            <w:tabs>
              <w:tab w:val="right" w:leader="dot" w:pos="9016"/>
            </w:tabs>
            <w:rPr>
              <w:ins w:id="79" w:author="Shubra Singh" w:date="2022-12-20T16:35:00Z"/>
              <w:noProof/>
              <w:sz w:val="22"/>
              <w:lang w:val="en-IN" w:eastAsia="en-IN"/>
            </w:rPr>
          </w:pPr>
          <w:ins w:id="80"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"_Toc122446586"</w:instrText>
            </w:r>
            <w:r w:rsidRPr="00D8400D">
              <w:rPr>
                <w:rStyle w:val="Hyperlink"/>
                <w:noProof/>
              </w:rPr>
              <w:instrText xml:space="preserve"> </w:instrText>
            </w:r>
            <w:r w:rsidRPr="00D8400D">
              <w:rPr>
                <w:rStyle w:val="Hyperlink"/>
                <w:noProof/>
              </w:rPr>
              <w:fldChar w:fldCharType="separate"/>
            </w:r>
            <w:r w:rsidRPr="00D8400D">
              <w:rPr>
                <w:rStyle w:val="Hyperlink"/>
                <w:noProof/>
              </w:rPr>
              <w:t>Install</w:t>
            </w:r>
            <w:r>
              <w:rPr>
                <w:noProof/>
                <w:webHidden/>
              </w:rPr>
              <w:tab/>
            </w:r>
            <w:r>
              <w:rPr>
                <w:noProof/>
                <w:webHidden/>
              </w:rPr>
              <w:fldChar w:fldCharType="begin"/>
            </w:r>
            <w:r>
              <w:rPr>
                <w:noProof/>
                <w:webHidden/>
              </w:rPr>
              <w:instrText xml:space="preserve"> PAGEREF _Toc122446586 \h </w:instrText>
            </w:r>
          </w:ins>
          <w:r>
            <w:rPr>
              <w:noProof/>
              <w:webHidden/>
            </w:rPr>
          </w:r>
          <w:r>
            <w:rPr>
              <w:noProof/>
              <w:webHidden/>
            </w:rPr>
            <w:fldChar w:fldCharType="separate"/>
          </w:r>
          <w:ins w:id="81" w:author="Shubra Singh" w:date="2022-12-20T16:35:00Z">
            <w:r>
              <w:rPr>
                <w:noProof/>
                <w:webHidden/>
              </w:rPr>
              <w:t>23</w:t>
            </w:r>
            <w:r>
              <w:rPr>
                <w:noProof/>
                <w:webHidden/>
              </w:rPr>
              <w:fldChar w:fldCharType="end"/>
            </w:r>
            <w:r w:rsidRPr="00D8400D">
              <w:rPr>
                <w:rStyle w:val="Hyperlink"/>
                <w:noProof/>
              </w:rPr>
              <w:fldChar w:fldCharType="end"/>
            </w:r>
          </w:ins>
        </w:p>
        <w:p w14:paraId="081767A5" w14:textId="70A6DE78" w:rsidR="000B3CE2" w:rsidRDefault="000B3CE2" w:rsidP="000B3CE2">
          <w:pPr>
            <w:pStyle w:val="TOC1"/>
            <w:rPr>
              <w:ins w:id="82" w:author="Shubra Singh" w:date="2022-12-20T16:35:00Z"/>
              <w:rFonts w:cstheme="minorBidi"/>
              <w:noProof/>
              <w:sz w:val="22"/>
              <w:lang w:val="en-IN" w:eastAsia="en-IN"/>
            </w:rPr>
          </w:pPr>
          <w:ins w:id="83"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"_Toc122446587"</w:instrText>
            </w:r>
            <w:r w:rsidRPr="00D8400D">
              <w:rPr>
                <w:rStyle w:val="Hyperlink"/>
                <w:noProof/>
              </w:rPr>
              <w:instrText xml:space="preserve"> </w:instrText>
            </w:r>
            <w:r w:rsidRPr="00D8400D">
              <w:rPr>
                <w:rStyle w:val="Hyperlink"/>
                <w:noProof/>
              </w:rPr>
              <w:fldChar w:fldCharType="separate"/>
            </w:r>
            <w:r w:rsidRPr="00D8400D">
              <w:rPr>
                <w:rStyle w:val="Hyperlink"/>
                <w:rFonts w:eastAsia="Times New Roman"/>
                <w:noProof/>
                <w:lang w:eastAsia="en-IN"/>
              </w:rPr>
              <w:t>Chapter 3- Install Client/Server VM</w:t>
            </w:r>
            <w:r>
              <w:rPr>
                <w:noProof/>
                <w:webHidden/>
              </w:rPr>
              <w:tab/>
            </w:r>
            <w:r>
              <w:rPr>
                <w:noProof/>
                <w:webHidden/>
              </w:rPr>
              <w:fldChar w:fldCharType="begin"/>
            </w:r>
            <w:r>
              <w:rPr>
                <w:noProof/>
                <w:webHidden/>
              </w:rPr>
              <w:instrText xml:space="preserve"> PAGEREF _Toc122446587 \h </w:instrText>
            </w:r>
          </w:ins>
          <w:r>
            <w:rPr>
              <w:noProof/>
              <w:webHidden/>
            </w:rPr>
          </w:r>
          <w:r>
            <w:rPr>
              <w:noProof/>
              <w:webHidden/>
            </w:rPr>
            <w:fldChar w:fldCharType="separate"/>
          </w:r>
          <w:ins w:id="84" w:author="Shubra Singh" w:date="2022-12-20T16:35:00Z">
            <w:r>
              <w:rPr>
                <w:noProof/>
                <w:webHidden/>
              </w:rPr>
              <w:t>24</w:t>
            </w:r>
            <w:r>
              <w:rPr>
                <w:noProof/>
                <w:webHidden/>
              </w:rPr>
              <w:fldChar w:fldCharType="end"/>
            </w:r>
            <w:r w:rsidRPr="00D8400D">
              <w:rPr>
                <w:rStyle w:val="Hyperlink"/>
                <w:noProof/>
              </w:rPr>
              <w:fldChar w:fldCharType="end"/>
            </w:r>
          </w:ins>
        </w:p>
        <w:p w14:paraId="04EFCD1B" w14:textId="531E5EB3" w:rsidR="000B3CE2" w:rsidRDefault="000B3CE2">
          <w:pPr>
            <w:pStyle w:val="TOC2"/>
            <w:tabs>
              <w:tab w:val="right" w:leader="dot" w:pos="9016"/>
            </w:tabs>
            <w:rPr>
              <w:ins w:id="85" w:author="Shubra Singh" w:date="2022-12-20T16:35:00Z"/>
              <w:noProof/>
              <w:sz w:val="22"/>
              <w:lang w:val="en-IN" w:eastAsia="en-IN"/>
            </w:rPr>
          </w:pPr>
          <w:ins w:id="86"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"_Toc122446588"</w:instrText>
            </w:r>
            <w:r w:rsidRPr="00D8400D">
              <w:rPr>
                <w:rStyle w:val="Hyperlink"/>
                <w:noProof/>
              </w:rPr>
              <w:instrText xml:space="preserve"> </w:instrText>
            </w:r>
            <w:r w:rsidRPr="00D8400D">
              <w:rPr>
                <w:rStyle w:val="Hyperlink"/>
                <w:noProof/>
              </w:rPr>
              <w:fldChar w:fldCharType="separate"/>
            </w:r>
            <w:r w:rsidRPr="00D8400D">
              <w:rPr>
                <w:rStyle w:val="Hyperlink"/>
                <w:noProof/>
                <w:lang w:eastAsia="en-IN"/>
              </w:rPr>
              <w:t>Install</w:t>
            </w:r>
            <w:r>
              <w:rPr>
                <w:noProof/>
                <w:webHidden/>
              </w:rPr>
              <w:tab/>
            </w:r>
            <w:r>
              <w:rPr>
                <w:noProof/>
                <w:webHidden/>
              </w:rPr>
              <w:fldChar w:fldCharType="begin"/>
            </w:r>
            <w:r>
              <w:rPr>
                <w:noProof/>
                <w:webHidden/>
              </w:rPr>
              <w:instrText xml:space="preserve"> PAGEREF _Toc122446588 \h </w:instrText>
            </w:r>
          </w:ins>
          <w:r>
            <w:rPr>
              <w:noProof/>
              <w:webHidden/>
            </w:rPr>
          </w:r>
          <w:r>
            <w:rPr>
              <w:noProof/>
              <w:webHidden/>
            </w:rPr>
            <w:fldChar w:fldCharType="separate"/>
          </w:r>
          <w:ins w:id="87" w:author="Shubra Singh" w:date="2022-12-20T16:35:00Z">
            <w:r>
              <w:rPr>
                <w:noProof/>
                <w:webHidden/>
              </w:rPr>
              <w:t>24</w:t>
            </w:r>
            <w:r>
              <w:rPr>
                <w:noProof/>
                <w:webHidden/>
              </w:rPr>
              <w:fldChar w:fldCharType="end"/>
            </w:r>
            <w:r w:rsidRPr="00D8400D">
              <w:rPr>
                <w:rStyle w:val="Hyperlink"/>
                <w:noProof/>
              </w:rPr>
              <w:fldChar w:fldCharType="end"/>
            </w:r>
          </w:ins>
        </w:p>
        <w:p w14:paraId="7E9C4611" w14:textId="4646A60F" w:rsidR="000B3CE2" w:rsidRDefault="000B3CE2" w:rsidP="000B3CE2">
          <w:pPr>
            <w:pStyle w:val="TOC1"/>
            <w:rPr>
              <w:ins w:id="88" w:author="Shubra Singh" w:date="2022-12-20T16:35:00Z"/>
              <w:rFonts w:cstheme="minorBidi"/>
              <w:noProof/>
              <w:sz w:val="22"/>
              <w:lang w:val="en-IN" w:eastAsia="en-IN"/>
            </w:rPr>
          </w:pPr>
          <w:ins w:id="89"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"_Toc122446589"</w:instrText>
            </w:r>
            <w:r w:rsidRPr="00D8400D">
              <w:rPr>
                <w:rStyle w:val="Hyperlink"/>
                <w:noProof/>
              </w:rPr>
              <w:instrText xml:space="preserve"> </w:instrText>
            </w:r>
            <w:r w:rsidRPr="00D8400D">
              <w:rPr>
                <w:rStyle w:val="Hyperlink"/>
                <w:noProof/>
              </w:rPr>
              <w:fldChar w:fldCharType="separate"/>
            </w:r>
            <w:r w:rsidRPr="00D8400D">
              <w:rPr>
                <w:rStyle w:val="Hyperlink"/>
                <w:noProof/>
              </w:rPr>
              <w:t>Chapter 4</w:t>
            </w:r>
            <w:r>
              <w:rPr>
                <w:noProof/>
                <w:webHidden/>
              </w:rPr>
              <w:tab/>
            </w:r>
            <w:r>
              <w:rPr>
                <w:noProof/>
                <w:webHidden/>
              </w:rPr>
              <w:fldChar w:fldCharType="begin"/>
            </w:r>
            <w:r>
              <w:rPr>
                <w:noProof/>
                <w:webHidden/>
              </w:rPr>
              <w:instrText xml:space="preserve"> PAGEREF _Toc122446589 \h </w:instrText>
            </w:r>
          </w:ins>
          <w:r>
            <w:rPr>
              <w:noProof/>
              <w:webHidden/>
            </w:rPr>
          </w:r>
          <w:r>
            <w:rPr>
              <w:noProof/>
              <w:webHidden/>
            </w:rPr>
            <w:fldChar w:fldCharType="separate"/>
          </w:r>
          <w:ins w:id="90" w:author="Shubra Singh" w:date="2022-12-20T16:35:00Z">
            <w:r>
              <w:rPr>
                <w:noProof/>
                <w:webHidden/>
              </w:rPr>
              <w:t>25</w:t>
            </w:r>
            <w:r>
              <w:rPr>
                <w:noProof/>
                <w:webHidden/>
              </w:rPr>
              <w:fldChar w:fldCharType="end"/>
            </w:r>
            <w:r w:rsidRPr="00D8400D">
              <w:rPr>
                <w:rStyle w:val="Hyperlink"/>
                <w:noProof/>
              </w:rPr>
              <w:fldChar w:fldCharType="end"/>
            </w:r>
          </w:ins>
        </w:p>
        <w:p w14:paraId="4C390265" w14:textId="1134914E" w:rsidR="000B3CE2" w:rsidRDefault="000B3CE2">
          <w:pPr>
            <w:pStyle w:val="TOC2"/>
            <w:tabs>
              <w:tab w:val="right" w:leader="dot" w:pos="9016"/>
            </w:tabs>
            <w:rPr>
              <w:ins w:id="91" w:author="Shubra Singh" w:date="2022-12-20T16:35:00Z"/>
              <w:noProof/>
              <w:sz w:val="22"/>
              <w:lang w:val="en-IN" w:eastAsia="en-IN"/>
            </w:rPr>
          </w:pPr>
          <w:ins w:id="92" w:author="Shubra Singh" w:date="2022-12-20T16:35:00Z">
            <w:r w:rsidRPr="00D8400D">
              <w:rPr>
                <w:rStyle w:val="Hyperlink"/>
                <w:noProof/>
              </w:rPr>
              <w:lastRenderedPageBreak/>
              <w:fldChar w:fldCharType="begin"/>
            </w:r>
            <w:r w:rsidRPr="00D8400D">
              <w:rPr>
                <w:rStyle w:val="Hyperlink"/>
                <w:noProof/>
              </w:rPr>
              <w:instrText xml:space="preserve"> </w:instrText>
            </w:r>
            <w:r>
              <w:rPr>
                <w:noProof/>
              </w:rPr>
              <w:instrText>HYPERLINK \l "_Toc122446590"</w:instrText>
            </w:r>
            <w:r w:rsidRPr="00D8400D">
              <w:rPr>
                <w:rStyle w:val="Hyperlink"/>
                <w:noProof/>
              </w:rPr>
              <w:instrText xml:space="preserve"> </w:instrText>
            </w:r>
            <w:r w:rsidRPr="00D8400D">
              <w:rPr>
                <w:rStyle w:val="Hyperlink"/>
                <w:noProof/>
              </w:rPr>
              <w:fldChar w:fldCharType="separate"/>
            </w:r>
            <w:r w:rsidRPr="00D8400D">
              <w:rPr>
                <w:rStyle w:val="Hyperlink"/>
                <w:noProof/>
              </w:rPr>
              <w:t>Let us Verify</w:t>
            </w:r>
            <w:r>
              <w:rPr>
                <w:noProof/>
                <w:webHidden/>
              </w:rPr>
              <w:tab/>
            </w:r>
            <w:r>
              <w:rPr>
                <w:noProof/>
                <w:webHidden/>
              </w:rPr>
              <w:fldChar w:fldCharType="begin"/>
            </w:r>
            <w:r>
              <w:rPr>
                <w:noProof/>
                <w:webHidden/>
              </w:rPr>
              <w:instrText xml:space="preserve"> PAGEREF _Toc122446590 \h </w:instrText>
            </w:r>
          </w:ins>
          <w:r>
            <w:rPr>
              <w:noProof/>
              <w:webHidden/>
            </w:rPr>
          </w:r>
          <w:r>
            <w:rPr>
              <w:noProof/>
              <w:webHidden/>
            </w:rPr>
            <w:fldChar w:fldCharType="separate"/>
          </w:r>
          <w:ins w:id="93" w:author="Shubra Singh" w:date="2022-12-20T16:35:00Z">
            <w:r>
              <w:rPr>
                <w:noProof/>
                <w:webHidden/>
              </w:rPr>
              <w:t>25</w:t>
            </w:r>
            <w:r>
              <w:rPr>
                <w:noProof/>
                <w:webHidden/>
              </w:rPr>
              <w:fldChar w:fldCharType="end"/>
            </w:r>
            <w:r w:rsidRPr="00D8400D">
              <w:rPr>
                <w:rStyle w:val="Hyperlink"/>
                <w:noProof/>
              </w:rPr>
              <w:fldChar w:fldCharType="end"/>
            </w:r>
          </w:ins>
        </w:p>
        <w:p w14:paraId="421DBF39" w14:textId="0A3769C9" w:rsidR="000B3CE2" w:rsidRDefault="000B3CE2">
          <w:pPr>
            <w:pStyle w:val="TOC3"/>
            <w:tabs>
              <w:tab w:val="right" w:leader="dot" w:pos="9016"/>
            </w:tabs>
            <w:rPr>
              <w:ins w:id="94" w:author="Shubra Singh" w:date="2022-12-20T16:35:00Z"/>
              <w:rFonts w:eastAsiaTheme="minorEastAsia"/>
              <w:noProof/>
              <w:sz w:val="22"/>
              <w:lang w:eastAsia="en-IN"/>
            </w:rPr>
          </w:pPr>
          <w:ins w:id="95"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"_Toc122446591"</w:instrText>
            </w:r>
            <w:r w:rsidRPr="00D8400D">
              <w:rPr>
                <w:rStyle w:val="Hyperlink"/>
                <w:noProof/>
              </w:rPr>
              <w:instrText xml:space="preserve"> </w:instrText>
            </w:r>
            <w:r w:rsidRPr="00D8400D">
              <w:rPr>
                <w:rStyle w:val="Hyperlink"/>
                <w:noProof/>
              </w:rPr>
              <w:fldChar w:fldCharType="separate"/>
            </w:r>
            <w:r w:rsidRPr="00D8400D">
              <w:rPr>
                <w:rStyle w:val="Hyperlink"/>
                <w:noProof/>
              </w:rPr>
              <w:t>Slb verification</w:t>
            </w:r>
            <w:r>
              <w:rPr>
                <w:noProof/>
                <w:webHidden/>
              </w:rPr>
              <w:tab/>
            </w:r>
            <w:r>
              <w:rPr>
                <w:noProof/>
                <w:webHidden/>
              </w:rPr>
              <w:fldChar w:fldCharType="begin"/>
            </w:r>
            <w:r>
              <w:rPr>
                <w:noProof/>
                <w:webHidden/>
              </w:rPr>
              <w:instrText xml:space="preserve"> PAGEREF _Toc122446591 \h </w:instrText>
            </w:r>
          </w:ins>
          <w:r>
            <w:rPr>
              <w:noProof/>
              <w:webHidden/>
            </w:rPr>
          </w:r>
          <w:r>
            <w:rPr>
              <w:noProof/>
              <w:webHidden/>
            </w:rPr>
            <w:fldChar w:fldCharType="separate"/>
          </w:r>
          <w:ins w:id="96" w:author="Shubra Singh" w:date="2022-12-20T16:35:00Z">
            <w:r>
              <w:rPr>
                <w:noProof/>
                <w:webHidden/>
              </w:rPr>
              <w:t>26</w:t>
            </w:r>
            <w:r>
              <w:rPr>
                <w:noProof/>
                <w:webHidden/>
              </w:rPr>
              <w:fldChar w:fldCharType="end"/>
            </w:r>
            <w:r w:rsidRPr="00D8400D">
              <w:rPr>
                <w:rStyle w:val="Hyperlink"/>
                <w:noProof/>
              </w:rPr>
              <w:fldChar w:fldCharType="end"/>
            </w:r>
          </w:ins>
        </w:p>
        <w:p w14:paraId="0A3DC214" w14:textId="75590582" w:rsidR="000B3CE2" w:rsidRDefault="000B3CE2">
          <w:pPr>
            <w:pStyle w:val="TOC3"/>
            <w:tabs>
              <w:tab w:val="right" w:leader="dot" w:pos="9016"/>
            </w:tabs>
            <w:rPr>
              <w:ins w:id="97" w:author="Shubra Singh" w:date="2022-12-20T16:35:00Z"/>
              <w:rFonts w:eastAsiaTheme="minorEastAsia"/>
              <w:noProof/>
              <w:sz w:val="22"/>
              <w:lang w:eastAsia="en-IN"/>
            </w:rPr>
          </w:pPr>
          <w:ins w:id="98"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"_Toc122446592"</w:instrText>
            </w:r>
            <w:r w:rsidRPr="00D8400D">
              <w:rPr>
                <w:rStyle w:val="Hyperlink"/>
                <w:noProof/>
              </w:rPr>
              <w:instrText xml:space="preserve"> </w:instrText>
            </w:r>
            <w:r w:rsidRPr="00D8400D">
              <w:rPr>
                <w:rStyle w:val="Hyperlink"/>
                <w:noProof/>
              </w:rPr>
              <w:fldChar w:fldCharType="separate"/>
            </w:r>
            <w:r w:rsidRPr="00D8400D">
              <w:rPr>
                <w:rStyle w:val="Hyperlink"/>
                <w:noProof/>
              </w:rPr>
              <w:t>SSL verification</w:t>
            </w:r>
            <w:r>
              <w:rPr>
                <w:noProof/>
                <w:webHidden/>
              </w:rPr>
              <w:tab/>
            </w:r>
            <w:r>
              <w:rPr>
                <w:noProof/>
                <w:webHidden/>
              </w:rPr>
              <w:fldChar w:fldCharType="begin"/>
            </w:r>
            <w:r>
              <w:rPr>
                <w:noProof/>
                <w:webHidden/>
              </w:rPr>
              <w:instrText xml:space="preserve"> PAGEREF _Toc122446592 \h </w:instrText>
            </w:r>
          </w:ins>
          <w:r>
            <w:rPr>
              <w:noProof/>
              <w:webHidden/>
            </w:rPr>
          </w:r>
          <w:r>
            <w:rPr>
              <w:noProof/>
              <w:webHidden/>
            </w:rPr>
            <w:fldChar w:fldCharType="separate"/>
          </w:r>
          <w:ins w:id="99" w:author="Shubra Singh" w:date="2022-12-20T16:35:00Z">
            <w:r>
              <w:rPr>
                <w:noProof/>
                <w:webHidden/>
              </w:rPr>
              <w:t>26</w:t>
            </w:r>
            <w:r>
              <w:rPr>
                <w:noProof/>
                <w:webHidden/>
              </w:rPr>
              <w:fldChar w:fldCharType="end"/>
            </w:r>
            <w:r w:rsidRPr="00D8400D">
              <w:rPr>
                <w:rStyle w:val="Hyperlink"/>
                <w:noProof/>
              </w:rPr>
              <w:fldChar w:fldCharType="end"/>
            </w:r>
          </w:ins>
        </w:p>
        <w:p w14:paraId="7E4B40F8" w14:textId="1FAA76BD" w:rsidR="000B3CE2" w:rsidRDefault="000B3CE2">
          <w:pPr>
            <w:pStyle w:val="TOC3"/>
            <w:tabs>
              <w:tab w:val="right" w:leader="dot" w:pos="9016"/>
            </w:tabs>
            <w:rPr>
              <w:ins w:id="100" w:author="Shubra Singh" w:date="2022-12-20T16:35:00Z"/>
              <w:rFonts w:eastAsiaTheme="minorEastAsia"/>
              <w:noProof/>
              <w:sz w:val="22"/>
              <w:lang w:eastAsia="en-IN"/>
            </w:rPr>
          </w:pPr>
          <w:ins w:id="101"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"_Toc122446593"</w:instrText>
            </w:r>
            <w:r w:rsidRPr="00D8400D">
              <w:rPr>
                <w:rStyle w:val="Hyperlink"/>
                <w:noProof/>
              </w:rPr>
              <w:instrText xml:space="preserve"> </w:instrText>
            </w:r>
            <w:r w:rsidRPr="00D8400D">
              <w:rPr>
                <w:rStyle w:val="Hyperlink"/>
                <w:noProof/>
              </w:rPr>
              <w:fldChar w:fldCharType="separate"/>
            </w:r>
            <w:r w:rsidRPr="00D8400D">
              <w:rPr>
                <w:rStyle w:val="Hyperlink"/>
                <w:noProof/>
              </w:rPr>
              <w:t>GLM verification</w:t>
            </w:r>
            <w:r>
              <w:rPr>
                <w:noProof/>
                <w:webHidden/>
              </w:rPr>
              <w:tab/>
            </w:r>
            <w:r>
              <w:rPr>
                <w:noProof/>
                <w:webHidden/>
              </w:rPr>
              <w:fldChar w:fldCharType="begin"/>
            </w:r>
            <w:r>
              <w:rPr>
                <w:noProof/>
                <w:webHidden/>
              </w:rPr>
              <w:instrText xml:space="preserve"> PAGEREF _Toc122446593 \h </w:instrText>
            </w:r>
          </w:ins>
          <w:r>
            <w:rPr>
              <w:noProof/>
              <w:webHidden/>
            </w:rPr>
          </w:r>
          <w:r>
            <w:rPr>
              <w:noProof/>
              <w:webHidden/>
            </w:rPr>
            <w:fldChar w:fldCharType="separate"/>
          </w:r>
          <w:ins w:id="102" w:author="Shubra Singh" w:date="2022-12-20T16:35:00Z">
            <w:r>
              <w:rPr>
                <w:noProof/>
                <w:webHidden/>
              </w:rPr>
              <w:t>26</w:t>
            </w:r>
            <w:r>
              <w:rPr>
                <w:noProof/>
                <w:webHidden/>
              </w:rPr>
              <w:fldChar w:fldCharType="end"/>
            </w:r>
            <w:r w:rsidRPr="00D8400D">
              <w:rPr>
                <w:rStyle w:val="Hyperlink"/>
                <w:noProof/>
              </w:rPr>
              <w:fldChar w:fldCharType="end"/>
            </w:r>
          </w:ins>
        </w:p>
        <w:p w14:paraId="280863C7" w14:textId="1CBA55F8" w:rsidR="000B3CE2" w:rsidRDefault="000B3CE2">
          <w:pPr>
            <w:pStyle w:val="TOC2"/>
            <w:tabs>
              <w:tab w:val="right" w:leader="dot" w:pos="9016"/>
            </w:tabs>
            <w:rPr>
              <w:ins w:id="103" w:author="Shubra Singh" w:date="2022-12-20T16:35:00Z"/>
              <w:noProof/>
              <w:sz w:val="22"/>
              <w:lang w:val="en-IN" w:eastAsia="en-IN"/>
            </w:rPr>
          </w:pPr>
          <w:ins w:id="104" w:author="Shubra Singh" w:date="2022-12-20T16:35:00Z">
            <w:r w:rsidRPr="00D8400D">
              <w:rPr>
                <w:rStyle w:val="Hyperlink"/>
                <w:noProof/>
              </w:rPr>
              <w:fldChar w:fldCharType="begin"/>
            </w:r>
            <w:r w:rsidRPr="00D8400D">
              <w:rPr>
                <w:rStyle w:val="Hyperlink"/>
                <w:noProof/>
              </w:rPr>
              <w:instrText xml:space="preserve"> </w:instrText>
            </w:r>
            <w:r>
              <w:rPr>
                <w:noProof/>
              </w:rPr>
              <w:instrText>HYPERLINK \l "_Toc122446594"</w:instrText>
            </w:r>
            <w:r w:rsidRPr="00D8400D">
              <w:rPr>
                <w:rStyle w:val="Hyperlink"/>
                <w:noProof/>
              </w:rPr>
              <w:instrText xml:space="preserve"> </w:instrText>
            </w:r>
            <w:r w:rsidRPr="00D8400D">
              <w:rPr>
                <w:rStyle w:val="Hyperlink"/>
                <w:noProof/>
              </w:rPr>
              <w:fldChar w:fldCharType="separate"/>
            </w:r>
            <w:r w:rsidRPr="00D8400D">
              <w:rPr>
                <w:rStyle w:val="Hyperlink"/>
                <w:noProof/>
              </w:rPr>
              <w:t>Traffic Flow from Client to Server via vThunder</w:t>
            </w:r>
            <w:r>
              <w:rPr>
                <w:noProof/>
                <w:webHidden/>
              </w:rPr>
              <w:tab/>
            </w:r>
            <w:r>
              <w:rPr>
                <w:noProof/>
                <w:webHidden/>
              </w:rPr>
              <w:fldChar w:fldCharType="begin"/>
            </w:r>
            <w:r>
              <w:rPr>
                <w:noProof/>
                <w:webHidden/>
              </w:rPr>
              <w:instrText xml:space="preserve"> PAGEREF _Toc122446594 \h </w:instrText>
            </w:r>
          </w:ins>
          <w:r>
            <w:rPr>
              <w:noProof/>
              <w:webHidden/>
            </w:rPr>
          </w:r>
          <w:r>
            <w:rPr>
              <w:noProof/>
              <w:webHidden/>
            </w:rPr>
            <w:fldChar w:fldCharType="separate"/>
          </w:r>
          <w:ins w:id="105" w:author="Shubra Singh" w:date="2022-12-20T16:35:00Z">
            <w:r>
              <w:rPr>
                <w:noProof/>
                <w:webHidden/>
              </w:rPr>
              <w:t>28</w:t>
            </w:r>
            <w:r>
              <w:rPr>
                <w:noProof/>
                <w:webHidden/>
              </w:rPr>
              <w:fldChar w:fldCharType="end"/>
            </w:r>
            <w:r w:rsidRPr="00D8400D">
              <w:rPr>
                <w:rStyle w:val="Hyperlink"/>
                <w:noProof/>
              </w:rPr>
              <w:fldChar w:fldCharType="end"/>
            </w:r>
          </w:ins>
        </w:p>
        <w:p w14:paraId="328D4EA4" w14:textId="64E8A288" w:rsidR="00A55779" w:rsidDel="007823D6" w:rsidRDefault="00A55779">
          <w:pPr>
            <w:pStyle w:val="TOC1"/>
            <w:rPr>
              <w:del w:id="106" w:author="Shubra Singh" w:date="2022-12-20T16:05:00Z"/>
              <w:rFonts w:cstheme="minorBidi"/>
              <w:noProof/>
              <w:sz w:val="22"/>
              <w:lang w:val="en-IN" w:eastAsia="en-IN"/>
            </w:rPr>
          </w:pPr>
          <w:del w:id="107" w:author="Shubra Singh" w:date="2022-12-20T16:05:00Z">
            <w:r w:rsidRPr="007823D6" w:rsidDel="007823D6">
              <w:rPr>
                <w:rPrChange w:id="108" w:author="Shubra Singh" w:date="2022-12-20T16:05:00Z">
                  <w:rPr>
                    <w:rStyle w:val="Hyperlink"/>
                    <w:rFonts w:cstheme="majorHAnsi"/>
                    <w:noProof/>
                  </w:rPr>
                </w:rPrChange>
              </w:rPr>
              <w:delText>PATENT PROTECTION</w:delText>
            </w:r>
            <w:r w:rsidDel="007823D6">
              <w:rPr>
                <w:noProof/>
                <w:webHidden/>
              </w:rPr>
              <w:tab/>
              <w:delText>1</w:delText>
            </w:r>
          </w:del>
        </w:p>
        <w:p w14:paraId="720EB4CE" w14:textId="0C429CFB" w:rsidR="00A55779" w:rsidDel="007823D6" w:rsidRDefault="00A55779">
          <w:pPr>
            <w:pStyle w:val="TOC1"/>
            <w:rPr>
              <w:del w:id="109" w:author="Shubra Singh" w:date="2022-12-20T16:05:00Z"/>
              <w:rFonts w:cstheme="minorBidi"/>
              <w:noProof/>
              <w:sz w:val="22"/>
              <w:lang w:val="en-IN" w:eastAsia="en-IN"/>
            </w:rPr>
          </w:pPr>
          <w:del w:id="110" w:author="Shubra Singh" w:date="2022-12-20T16:05:00Z">
            <w:r w:rsidRPr="007823D6" w:rsidDel="007823D6">
              <w:rPr>
                <w:rPrChange w:id="111" w:author="Shubra Singh" w:date="2022-12-20T16:05:00Z">
                  <w:rPr>
                    <w:rStyle w:val="Hyperlink"/>
                    <w:rFonts w:cstheme="majorHAnsi"/>
                    <w:noProof/>
                  </w:rPr>
                </w:rPrChange>
              </w:rPr>
              <w:delText>TRADEMARKS</w:delText>
            </w:r>
            <w:r w:rsidDel="007823D6">
              <w:rPr>
                <w:noProof/>
                <w:webHidden/>
              </w:rPr>
              <w:tab/>
              <w:delText>1</w:delText>
            </w:r>
          </w:del>
        </w:p>
        <w:p w14:paraId="393B2AC3" w14:textId="76570E31" w:rsidR="00A55779" w:rsidDel="007823D6" w:rsidRDefault="00A55779">
          <w:pPr>
            <w:pStyle w:val="TOC1"/>
            <w:rPr>
              <w:del w:id="112" w:author="Shubra Singh" w:date="2022-12-20T16:05:00Z"/>
              <w:rFonts w:cstheme="minorBidi"/>
              <w:noProof/>
              <w:sz w:val="22"/>
              <w:lang w:val="en-IN" w:eastAsia="en-IN"/>
            </w:rPr>
          </w:pPr>
          <w:del w:id="113" w:author="Shubra Singh" w:date="2022-12-20T16:05:00Z">
            <w:r w:rsidRPr="007823D6" w:rsidDel="007823D6">
              <w:rPr>
                <w:rPrChange w:id="114" w:author="Shubra Singh" w:date="2022-12-20T16:05:00Z">
                  <w:rPr>
                    <w:rStyle w:val="Hyperlink"/>
                    <w:noProof/>
                  </w:rPr>
                </w:rPrChange>
              </w:rPr>
              <w:delText>CONFIDENTIALITY</w:delText>
            </w:r>
            <w:r w:rsidDel="007823D6">
              <w:rPr>
                <w:noProof/>
                <w:webHidden/>
              </w:rPr>
              <w:tab/>
              <w:delText>1</w:delText>
            </w:r>
          </w:del>
        </w:p>
        <w:p w14:paraId="2DE45248" w14:textId="28E161EB" w:rsidR="00A55779" w:rsidDel="007823D6" w:rsidRDefault="00A55779">
          <w:pPr>
            <w:pStyle w:val="TOC1"/>
            <w:rPr>
              <w:del w:id="115" w:author="Shubra Singh" w:date="2022-12-20T16:05:00Z"/>
              <w:rFonts w:cstheme="minorBidi"/>
              <w:noProof/>
              <w:sz w:val="22"/>
              <w:lang w:val="en-IN" w:eastAsia="en-IN"/>
            </w:rPr>
          </w:pPr>
          <w:del w:id="116" w:author="Shubra Singh" w:date="2022-12-20T16:05:00Z">
            <w:r w:rsidRPr="007823D6" w:rsidDel="007823D6">
              <w:rPr>
                <w:rPrChange w:id="117" w:author="Shubra Singh" w:date="2022-12-20T16:05:00Z">
                  <w:rPr>
                    <w:rStyle w:val="Hyperlink"/>
                    <w:noProof/>
                  </w:rPr>
                </w:rPrChange>
              </w:rPr>
              <w:delText>DISCLAIMER</w:delText>
            </w:r>
            <w:r w:rsidDel="007823D6">
              <w:rPr>
                <w:noProof/>
                <w:webHidden/>
              </w:rPr>
              <w:tab/>
              <w:delText>1</w:delText>
            </w:r>
          </w:del>
        </w:p>
        <w:p w14:paraId="2B356D06" w14:textId="2E28CD09" w:rsidR="00A55779" w:rsidDel="007823D6" w:rsidRDefault="00A55779">
          <w:pPr>
            <w:pStyle w:val="TOC1"/>
            <w:rPr>
              <w:del w:id="118" w:author="Shubra Singh" w:date="2022-12-20T16:05:00Z"/>
              <w:rFonts w:cstheme="minorBidi"/>
              <w:noProof/>
              <w:sz w:val="22"/>
              <w:lang w:val="en-IN" w:eastAsia="en-IN"/>
            </w:rPr>
          </w:pPr>
          <w:del w:id="119" w:author="Shubra Singh" w:date="2022-12-20T16:05:00Z">
            <w:r w:rsidRPr="007823D6" w:rsidDel="007823D6">
              <w:rPr>
                <w:rPrChange w:id="120" w:author="Shubra Singh" w:date="2022-12-20T16:05:00Z">
                  <w:rPr>
                    <w:rStyle w:val="Hyperlink"/>
                    <w:noProof/>
                  </w:rPr>
                </w:rPrChange>
              </w:rPr>
              <w:delText>ENVIRONMENTAL CONSIDERATIONS</w:delText>
            </w:r>
            <w:r w:rsidDel="007823D6">
              <w:rPr>
                <w:noProof/>
                <w:webHidden/>
              </w:rPr>
              <w:tab/>
              <w:delText>1</w:delText>
            </w:r>
          </w:del>
        </w:p>
        <w:p w14:paraId="3BA442FE" w14:textId="4B789A98" w:rsidR="00A55779" w:rsidDel="007823D6" w:rsidRDefault="00A55779">
          <w:pPr>
            <w:pStyle w:val="TOC1"/>
            <w:rPr>
              <w:del w:id="121" w:author="Shubra Singh" w:date="2022-12-20T16:05:00Z"/>
              <w:rFonts w:cstheme="minorBidi"/>
              <w:noProof/>
              <w:sz w:val="22"/>
              <w:lang w:val="en-IN" w:eastAsia="en-IN"/>
            </w:rPr>
          </w:pPr>
          <w:del w:id="122" w:author="Shubra Singh" w:date="2022-12-20T16:05:00Z">
            <w:r w:rsidRPr="007823D6" w:rsidDel="007823D6">
              <w:rPr>
                <w:rPrChange w:id="123" w:author="Shubra Singh" w:date="2022-12-20T16:05:00Z">
                  <w:rPr>
                    <w:rStyle w:val="Hyperlink"/>
                    <w:noProof/>
                  </w:rPr>
                </w:rPrChange>
              </w:rPr>
              <w:delText>FURTHER INFORMATION</w:delText>
            </w:r>
            <w:r w:rsidDel="007823D6">
              <w:rPr>
                <w:noProof/>
                <w:webHidden/>
              </w:rPr>
              <w:tab/>
              <w:delText>2</w:delText>
            </w:r>
          </w:del>
        </w:p>
        <w:p w14:paraId="27AACC83" w14:textId="1174803B" w:rsidR="00A55779" w:rsidDel="007823D6" w:rsidRDefault="00A55779">
          <w:pPr>
            <w:pStyle w:val="TOC1"/>
            <w:rPr>
              <w:del w:id="124" w:author="Shubra Singh" w:date="2022-12-20T16:05:00Z"/>
              <w:rFonts w:cstheme="minorBidi"/>
              <w:noProof/>
              <w:sz w:val="22"/>
              <w:lang w:val="en-IN" w:eastAsia="en-IN"/>
            </w:rPr>
          </w:pPr>
          <w:del w:id="125" w:author="Shubra Singh" w:date="2022-12-20T16:05:00Z">
            <w:r w:rsidRPr="007823D6" w:rsidDel="007823D6">
              <w:rPr>
                <w:rPrChange w:id="126" w:author="Shubra Singh" w:date="2022-12-20T16:05:00Z">
                  <w:rPr>
                    <w:rStyle w:val="Hyperlink"/>
                    <w:rFonts w:cstheme="majorHAnsi"/>
                    <w:noProof/>
                  </w:rPr>
                </w:rPrChange>
              </w:rPr>
              <w:delText>Introduction to Installing vThunder on AWS</w:delText>
            </w:r>
            <w:r w:rsidDel="007823D6">
              <w:rPr>
                <w:noProof/>
                <w:webHidden/>
              </w:rPr>
              <w:tab/>
              <w:delText>5</w:delText>
            </w:r>
          </w:del>
        </w:p>
        <w:p w14:paraId="5E7486F1" w14:textId="2B98EE0D" w:rsidR="00A55779" w:rsidDel="007823D6" w:rsidRDefault="00A55779">
          <w:pPr>
            <w:pStyle w:val="TOC1"/>
            <w:rPr>
              <w:del w:id="127" w:author="Shubra Singh" w:date="2022-12-20T16:05:00Z"/>
              <w:rFonts w:cstheme="minorBidi"/>
              <w:noProof/>
              <w:sz w:val="22"/>
              <w:lang w:val="en-IN" w:eastAsia="en-IN"/>
            </w:rPr>
          </w:pPr>
          <w:del w:id="128" w:author="Shubra Singh" w:date="2022-12-20T16:05:00Z">
            <w:r w:rsidRPr="007823D6" w:rsidDel="007823D6">
              <w:rPr>
                <w:rPrChange w:id="129" w:author="Shubra Singh" w:date="2022-12-20T16:05:00Z">
                  <w:rPr>
                    <w:rStyle w:val="Hyperlink"/>
                    <w:noProof/>
                  </w:rPr>
                </w:rPrChange>
              </w:rPr>
              <w:delText>Overview of AWS</w:delText>
            </w:r>
            <w:r w:rsidDel="007823D6">
              <w:rPr>
                <w:noProof/>
                <w:webHidden/>
              </w:rPr>
              <w:tab/>
              <w:delText>5</w:delText>
            </w:r>
          </w:del>
        </w:p>
        <w:p w14:paraId="3769C516" w14:textId="3044DCF4" w:rsidR="00A55779" w:rsidDel="007823D6" w:rsidRDefault="00A55779">
          <w:pPr>
            <w:pStyle w:val="TOC1"/>
            <w:rPr>
              <w:del w:id="130" w:author="Shubra Singh" w:date="2022-12-20T16:05:00Z"/>
              <w:rFonts w:cstheme="minorBidi"/>
              <w:noProof/>
              <w:sz w:val="22"/>
              <w:lang w:val="en-IN" w:eastAsia="en-IN"/>
            </w:rPr>
          </w:pPr>
          <w:del w:id="131" w:author="Shubra Singh" w:date="2022-12-20T16:05:00Z">
            <w:r w:rsidRPr="007823D6" w:rsidDel="007823D6">
              <w:rPr>
                <w:rPrChange w:id="132" w:author="Shubra Singh" w:date="2022-12-20T16:05:00Z">
                  <w:rPr>
                    <w:rStyle w:val="Hyperlink"/>
                    <w:noProof/>
                  </w:rPr>
                </w:rPrChange>
              </w:rPr>
              <w:delText>Aws Terminology</w:delText>
            </w:r>
            <w:r w:rsidDel="007823D6">
              <w:rPr>
                <w:noProof/>
                <w:webHidden/>
              </w:rPr>
              <w:tab/>
              <w:delText>6</w:delText>
            </w:r>
          </w:del>
        </w:p>
        <w:p w14:paraId="6FBAA84B" w14:textId="416EC33E" w:rsidR="00A55779" w:rsidDel="007823D6" w:rsidRDefault="00A55779">
          <w:pPr>
            <w:pStyle w:val="TOC1"/>
            <w:rPr>
              <w:del w:id="133" w:author="Shubra Singh" w:date="2022-12-20T16:05:00Z"/>
              <w:rFonts w:cstheme="minorBidi"/>
              <w:noProof/>
              <w:sz w:val="22"/>
              <w:lang w:val="en-IN" w:eastAsia="en-IN"/>
            </w:rPr>
          </w:pPr>
          <w:del w:id="134" w:author="Shubra Singh" w:date="2022-12-20T16:05:00Z">
            <w:r w:rsidRPr="007823D6" w:rsidDel="007823D6">
              <w:rPr>
                <w:rPrChange w:id="135" w:author="Shubra Singh" w:date="2022-12-20T16:05:00Z">
                  <w:rPr>
                    <w:rStyle w:val="Hyperlink"/>
                    <w:noProof/>
                  </w:rPr>
                </w:rPrChange>
              </w:rPr>
              <w:delText>CloudFormation Template – 2NIC _1VM_GLM</w:delText>
            </w:r>
            <w:r w:rsidDel="007823D6">
              <w:rPr>
                <w:noProof/>
                <w:webHidden/>
              </w:rPr>
              <w:tab/>
              <w:delText>7</w:delText>
            </w:r>
          </w:del>
        </w:p>
        <w:p w14:paraId="66D73423" w14:textId="51313218" w:rsidR="00A55779" w:rsidDel="007823D6" w:rsidRDefault="00A55779">
          <w:pPr>
            <w:pStyle w:val="TOC2"/>
            <w:tabs>
              <w:tab w:val="right" w:leader="dot" w:pos="9016"/>
            </w:tabs>
            <w:rPr>
              <w:del w:id="136" w:author="Shubra Singh" w:date="2022-12-20T16:05:00Z"/>
              <w:noProof/>
              <w:sz w:val="22"/>
              <w:lang w:val="en-IN" w:eastAsia="en-IN"/>
            </w:rPr>
          </w:pPr>
          <w:del w:id="137" w:author="Shubra Singh" w:date="2022-12-20T16:05:00Z">
            <w:r w:rsidRPr="007823D6" w:rsidDel="007823D6">
              <w:rPr>
                <w:rPrChange w:id="138" w:author="Shubra Singh" w:date="2022-12-20T16:05:00Z">
                  <w:rPr>
                    <w:rStyle w:val="Hyperlink"/>
                    <w:noProof/>
                  </w:rPr>
                </w:rPrChange>
              </w:rPr>
              <w:delText>Overview</w:delText>
            </w:r>
            <w:r w:rsidDel="007823D6">
              <w:rPr>
                <w:noProof/>
                <w:webHidden/>
              </w:rPr>
              <w:tab/>
              <w:delText>7</w:delText>
            </w:r>
          </w:del>
        </w:p>
        <w:p w14:paraId="68F81C52" w14:textId="5F993ADB" w:rsidR="00A55779" w:rsidDel="007823D6" w:rsidRDefault="00A55779">
          <w:pPr>
            <w:pStyle w:val="TOC2"/>
            <w:tabs>
              <w:tab w:val="right" w:leader="dot" w:pos="9016"/>
            </w:tabs>
            <w:rPr>
              <w:del w:id="139" w:author="Shubra Singh" w:date="2022-12-20T16:05:00Z"/>
              <w:noProof/>
              <w:sz w:val="22"/>
              <w:lang w:val="en-IN" w:eastAsia="en-IN"/>
            </w:rPr>
          </w:pPr>
          <w:del w:id="140" w:author="Shubra Singh" w:date="2022-12-20T16:05:00Z">
            <w:r w:rsidRPr="007823D6" w:rsidDel="007823D6">
              <w:rPr>
                <w:rPrChange w:id="141" w:author="Shubra Singh" w:date="2022-12-20T16:05:00Z">
                  <w:rPr>
                    <w:rStyle w:val="Hyperlink"/>
                    <w:noProof/>
                  </w:rPr>
                </w:rPrChange>
              </w:rPr>
              <w:delText>Prerequisites</w:delText>
            </w:r>
            <w:r w:rsidDel="007823D6">
              <w:rPr>
                <w:noProof/>
                <w:webHidden/>
              </w:rPr>
              <w:tab/>
              <w:delText>7</w:delText>
            </w:r>
          </w:del>
        </w:p>
        <w:p w14:paraId="11636E6D" w14:textId="67C033C5" w:rsidR="00A55779" w:rsidDel="007823D6" w:rsidRDefault="00A55779">
          <w:pPr>
            <w:pStyle w:val="TOC2"/>
            <w:tabs>
              <w:tab w:val="right" w:leader="dot" w:pos="9016"/>
            </w:tabs>
            <w:rPr>
              <w:del w:id="142" w:author="Shubra Singh" w:date="2022-12-20T16:05:00Z"/>
              <w:noProof/>
              <w:sz w:val="22"/>
              <w:lang w:val="en-IN" w:eastAsia="en-IN"/>
            </w:rPr>
          </w:pPr>
          <w:del w:id="143" w:author="Shubra Singh" w:date="2022-12-20T16:05:00Z">
            <w:r w:rsidRPr="007823D6" w:rsidDel="007823D6">
              <w:rPr>
                <w:rPrChange w:id="144" w:author="Shubra Singh" w:date="2022-12-20T16:05:00Z">
                  <w:rPr>
                    <w:rStyle w:val="Hyperlink"/>
                    <w:noProof/>
                  </w:rPr>
                </w:rPrChange>
              </w:rPr>
              <w:delText>Steps to create a SSH key [Optional]</w:delText>
            </w:r>
            <w:r w:rsidDel="007823D6">
              <w:rPr>
                <w:noProof/>
                <w:webHidden/>
              </w:rPr>
              <w:tab/>
              <w:delText>7</w:delText>
            </w:r>
          </w:del>
        </w:p>
        <w:p w14:paraId="2E901002" w14:textId="3E833CB4" w:rsidR="00A55779" w:rsidDel="007823D6" w:rsidRDefault="00A55779">
          <w:pPr>
            <w:pStyle w:val="TOC2"/>
            <w:tabs>
              <w:tab w:val="right" w:leader="dot" w:pos="9016"/>
            </w:tabs>
            <w:rPr>
              <w:del w:id="145" w:author="Shubra Singh" w:date="2022-12-20T16:05:00Z"/>
              <w:noProof/>
              <w:sz w:val="22"/>
              <w:lang w:val="en-IN" w:eastAsia="en-IN"/>
            </w:rPr>
          </w:pPr>
          <w:del w:id="146" w:author="Shubra Singh" w:date="2022-12-20T16:05:00Z">
            <w:r w:rsidRPr="007823D6" w:rsidDel="007823D6">
              <w:rPr>
                <w:rPrChange w:id="147" w:author="Shubra Singh" w:date="2022-12-20T16:05:00Z">
                  <w:rPr>
                    <w:rStyle w:val="Hyperlink"/>
                    <w:noProof/>
                  </w:rPr>
                </w:rPrChange>
              </w:rPr>
              <w:delText>System Requirements</w:delText>
            </w:r>
            <w:r w:rsidDel="007823D6">
              <w:rPr>
                <w:noProof/>
                <w:webHidden/>
              </w:rPr>
              <w:tab/>
              <w:delText>8</w:delText>
            </w:r>
          </w:del>
        </w:p>
        <w:p w14:paraId="67C2F058" w14:textId="782D3DD0" w:rsidR="00A55779" w:rsidDel="007823D6" w:rsidRDefault="00A55779">
          <w:pPr>
            <w:pStyle w:val="TOC3"/>
            <w:tabs>
              <w:tab w:val="right" w:leader="dot" w:pos="9016"/>
            </w:tabs>
            <w:rPr>
              <w:del w:id="148" w:author="Shubra Singh" w:date="2022-12-20T16:05:00Z"/>
              <w:rFonts w:eastAsiaTheme="minorEastAsia"/>
              <w:noProof/>
              <w:sz w:val="22"/>
              <w:lang w:eastAsia="en-IN"/>
            </w:rPr>
          </w:pPr>
          <w:del w:id="149" w:author="Shubra Singh" w:date="2022-12-20T16:05:00Z">
            <w:r w:rsidRPr="007823D6" w:rsidDel="007823D6">
              <w:rPr>
                <w:rPrChange w:id="150" w:author="Shubra Singh" w:date="2022-12-20T16:05:00Z">
                  <w:rPr>
                    <w:rStyle w:val="Hyperlink"/>
                    <w:rFonts w:cstheme="minorHAnsi"/>
                    <w:noProof/>
                  </w:rPr>
                </w:rPrChange>
              </w:rPr>
              <w:delText>Stack</w:delText>
            </w:r>
            <w:r w:rsidDel="007823D6">
              <w:rPr>
                <w:noProof/>
                <w:webHidden/>
              </w:rPr>
              <w:tab/>
              <w:delText>8</w:delText>
            </w:r>
          </w:del>
        </w:p>
        <w:p w14:paraId="3C8B5515" w14:textId="337C1AF0" w:rsidR="00A55779" w:rsidDel="007823D6" w:rsidRDefault="00A55779">
          <w:pPr>
            <w:pStyle w:val="TOC1"/>
            <w:rPr>
              <w:del w:id="151" w:author="Shubra Singh" w:date="2022-12-20T16:05:00Z"/>
              <w:rFonts w:cstheme="minorBidi"/>
              <w:noProof/>
              <w:sz w:val="22"/>
              <w:lang w:val="en-IN" w:eastAsia="en-IN"/>
            </w:rPr>
          </w:pPr>
          <w:del w:id="152" w:author="Shubra Singh" w:date="2022-12-20T16:05:00Z">
            <w:r w:rsidRPr="007823D6" w:rsidDel="007823D6">
              <w:rPr>
                <w:rPrChange w:id="153" w:author="Shubra Singh" w:date="2022-12-20T16:05:00Z">
                  <w:rPr>
                    <w:rStyle w:val="Hyperlink"/>
                    <w:noProof/>
                  </w:rPr>
                </w:rPrChange>
              </w:rPr>
              <w:delText>Chapter 1</w:delText>
            </w:r>
            <w:r w:rsidDel="007823D6">
              <w:rPr>
                <w:noProof/>
                <w:webHidden/>
              </w:rPr>
              <w:tab/>
              <w:delText>11</w:delText>
            </w:r>
          </w:del>
        </w:p>
        <w:p w14:paraId="484BDCCC" w14:textId="2DCDE6A0" w:rsidR="00A55779" w:rsidDel="007823D6" w:rsidRDefault="00A55779">
          <w:pPr>
            <w:pStyle w:val="TOC2"/>
            <w:tabs>
              <w:tab w:val="right" w:leader="dot" w:pos="9016"/>
            </w:tabs>
            <w:rPr>
              <w:del w:id="154" w:author="Shubra Singh" w:date="2022-12-20T16:05:00Z"/>
              <w:noProof/>
              <w:sz w:val="22"/>
              <w:lang w:val="en-IN" w:eastAsia="en-IN"/>
            </w:rPr>
          </w:pPr>
          <w:del w:id="155" w:author="Shubra Singh" w:date="2022-12-20T16:05:00Z">
            <w:r w:rsidRPr="007823D6" w:rsidDel="007823D6">
              <w:rPr>
                <w:rPrChange w:id="156" w:author="Shubra Singh" w:date="2022-12-20T16:05:00Z">
                  <w:rPr>
                    <w:rStyle w:val="Hyperlink"/>
                    <w:noProof/>
                  </w:rPr>
                </w:rPrChange>
              </w:rPr>
              <w:delText>Configure</w:delText>
            </w:r>
            <w:r w:rsidDel="007823D6">
              <w:rPr>
                <w:noProof/>
                <w:webHidden/>
              </w:rPr>
              <w:tab/>
              <w:delText>11</w:delText>
            </w:r>
          </w:del>
        </w:p>
        <w:p w14:paraId="2162539B" w14:textId="1D6D37B6" w:rsidR="00A55779" w:rsidDel="007823D6" w:rsidRDefault="00A55779">
          <w:pPr>
            <w:pStyle w:val="TOC2"/>
            <w:tabs>
              <w:tab w:val="right" w:leader="dot" w:pos="9016"/>
            </w:tabs>
            <w:rPr>
              <w:del w:id="157" w:author="Shubra Singh" w:date="2022-12-20T16:05:00Z"/>
              <w:noProof/>
              <w:sz w:val="22"/>
              <w:lang w:val="en-IN" w:eastAsia="en-IN"/>
            </w:rPr>
          </w:pPr>
          <w:del w:id="158" w:author="Shubra Singh" w:date="2022-12-20T16:05:00Z">
            <w:r w:rsidRPr="007823D6" w:rsidDel="007823D6">
              <w:rPr>
                <w:rPrChange w:id="159" w:author="Shubra Singh" w:date="2022-12-20T16:05:00Z">
                  <w:rPr>
                    <w:rStyle w:val="Hyperlink"/>
                    <w:noProof/>
                  </w:rPr>
                </w:rPrChange>
              </w:rPr>
              <w:delText>Install</w:delText>
            </w:r>
            <w:r w:rsidDel="007823D6">
              <w:rPr>
                <w:noProof/>
                <w:webHidden/>
              </w:rPr>
              <w:tab/>
              <w:delText>11</w:delText>
            </w:r>
          </w:del>
        </w:p>
        <w:p w14:paraId="542E1E73" w14:textId="7877F1E2" w:rsidR="00A55779" w:rsidDel="007823D6" w:rsidRDefault="00A55779">
          <w:pPr>
            <w:pStyle w:val="TOC2"/>
            <w:tabs>
              <w:tab w:val="right" w:leader="dot" w:pos="9016"/>
            </w:tabs>
            <w:rPr>
              <w:del w:id="160" w:author="Shubra Singh" w:date="2022-12-20T16:05:00Z"/>
              <w:noProof/>
              <w:sz w:val="22"/>
              <w:lang w:val="en-IN" w:eastAsia="en-IN"/>
            </w:rPr>
          </w:pPr>
          <w:del w:id="161" w:author="Shubra Singh" w:date="2022-12-20T16:05:00Z">
            <w:r w:rsidRPr="007823D6" w:rsidDel="007823D6">
              <w:rPr>
                <w:rPrChange w:id="162" w:author="Shubra Singh" w:date="2022-12-20T16:05:00Z">
                  <w:rPr>
                    <w:rStyle w:val="Hyperlink"/>
                    <w:rFonts w:eastAsia="Times New Roman"/>
                    <w:noProof/>
                  </w:rPr>
                </w:rPrChange>
              </w:rPr>
              <w:delText>Verify</w:delText>
            </w:r>
            <w:r w:rsidDel="007823D6">
              <w:rPr>
                <w:noProof/>
                <w:webHidden/>
              </w:rPr>
              <w:tab/>
              <w:delText>15</w:delText>
            </w:r>
          </w:del>
        </w:p>
        <w:p w14:paraId="08530403" w14:textId="08AA6895" w:rsidR="00A55779" w:rsidDel="007823D6" w:rsidRDefault="00A55779">
          <w:pPr>
            <w:pStyle w:val="TOC1"/>
            <w:rPr>
              <w:del w:id="163" w:author="Shubra Singh" w:date="2022-12-20T16:05:00Z"/>
              <w:rFonts w:cstheme="minorBidi"/>
              <w:noProof/>
              <w:sz w:val="22"/>
              <w:lang w:val="en-IN" w:eastAsia="en-IN"/>
            </w:rPr>
          </w:pPr>
          <w:del w:id="164" w:author="Shubra Singh" w:date="2022-12-20T16:05:00Z">
            <w:r w:rsidRPr="007823D6" w:rsidDel="007823D6">
              <w:rPr>
                <w:rPrChange w:id="165" w:author="Shubra Singh" w:date="2022-12-20T16:05:00Z">
                  <w:rPr>
                    <w:rStyle w:val="Hyperlink"/>
                    <w:rFonts w:eastAsia="Times New Roman"/>
                    <w:noProof/>
                    <w:lang w:eastAsia="en-IN"/>
                  </w:rPr>
                </w:rPrChange>
              </w:rPr>
              <w:delText>Chapter 2- Client Setup</w:delText>
            </w:r>
            <w:r w:rsidDel="007823D6">
              <w:rPr>
                <w:noProof/>
                <w:webHidden/>
              </w:rPr>
              <w:tab/>
              <w:delText>18</w:delText>
            </w:r>
          </w:del>
        </w:p>
        <w:p w14:paraId="73CD9F95" w14:textId="7216E43F" w:rsidR="00A55779" w:rsidDel="007823D6" w:rsidRDefault="00A55779">
          <w:pPr>
            <w:pStyle w:val="TOC2"/>
            <w:tabs>
              <w:tab w:val="right" w:leader="dot" w:pos="9016"/>
            </w:tabs>
            <w:rPr>
              <w:del w:id="166" w:author="Shubra Singh" w:date="2022-12-20T16:05:00Z"/>
              <w:noProof/>
              <w:sz w:val="22"/>
              <w:lang w:val="en-IN" w:eastAsia="en-IN"/>
            </w:rPr>
          </w:pPr>
          <w:del w:id="167" w:author="Shubra Singh" w:date="2022-12-20T16:05:00Z">
            <w:r w:rsidRPr="007823D6" w:rsidDel="007823D6">
              <w:rPr>
                <w:rPrChange w:id="168" w:author="Shubra Singh" w:date="2022-12-20T16:05:00Z">
                  <w:rPr>
                    <w:rStyle w:val="Hyperlink"/>
                    <w:noProof/>
                    <w:lang w:eastAsia="en-IN"/>
                  </w:rPr>
                </w:rPrChange>
              </w:rPr>
              <w:delText>Launching a Client EC2 Instance [For Verification Only]</w:delText>
            </w:r>
            <w:r w:rsidDel="007823D6">
              <w:rPr>
                <w:noProof/>
                <w:webHidden/>
              </w:rPr>
              <w:tab/>
              <w:delText>18</w:delText>
            </w:r>
          </w:del>
        </w:p>
        <w:p w14:paraId="327015AF" w14:textId="4BA175AB" w:rsidR="00A55779" w:rsidDel="007823D6" w:rsidRDefault="00A55779">
          <w:pPr>
            <w:pStyle w:val="TOC1"/>
            <w:rPr>
              <w:del w:id="169" w:author="Shubra Singh" w:date="2022-12-20T16:05:00Z"/>
              <w:rFonts w:cstheme="minorBidi"/>
              <w:noProof/>
              <w:sz w:val="22"/>
              <w:lang w:val="en-IN" w:eastAsia="en-IN"/>
            </w:rPr>
          </w:pPr>
          <w:del w:id="170" w:author="Shubra Singh" w:date="2022-12-20T16:05:00Z">
            <w:r w:rsidRPr="007823D6" w:rsidDel="007823D6">
              <w:rPr>
                <w:rPrChange w:id="171" w:author="Shubra Singh" w:date="2022-12-20T16:05:00Z">
                  <w:rPr>
                    <w:rStyle w:val="Hyperlink"/>
                    <w:noProof/>
                  </w:rPr>
                </w:rPrChange>
              </w:rPr>
              <w:delText>Chapter 3</w:delText>
            </w:r>
            <w:r w:rsidDel="007823D6">
              <w:rPr>
                <w:noProof/>
                <w:webHidden/>
              </w:rPr>
              <w:tab/>
              <w:delText>20</w:delText>
            </w:r>
          </w:del>
        </w:p>
        <w:p w14:paraId="10FCAC79" w14:textId="550B3242" w:rsidR="00A55779" w:rsidDel="007823D6" w:rsidRDefault="00A55779">
          <w:pPr>
            <w:pStyle w:val="TOC2"/>
            <w:tabs>
              <w:tab w:val="right" w:leader="dot" w:pos="9016"/>
            </w:tabs>
            <w:rPr>
              <w:del w:id="172" w:author="Shubra Singh" w:date="2022-12-20T16:05:00Z"/>
              <w:noProof/>
              <w:sz w:val="22"/>
              <w:lang w:val="en-IN" w:eastAsia="en-IN"/>
            </w:rPr>
          </w:pPr>
          <w:del w:id="173" w:author="Shubra Singh" w:date="2022-12-20T16:05:00Z">
            <w:r w:rsidRPr="007823D6" w:rsidDel="007823D6">
              <w:rPr>
                <w:rPrChange w:id="174" w:author="Shubra Singh" w:date="2022-12-20T16:05:00Z">
                  <w:rPr>
                    <w:rStyle w:val="Hyperlink"/>
                    <w:noProof/>
                  </w:rPr>
                </w:rPrChange>
              </w:rPr>
              <w:delText>configure</w:delText>
            </w:r>
            <w:r w:rsidDel="007823D6">
              <w:rPr>
                <w:noProof/>
                <w:webHidden/>
              </w:rPr>
              <w:tab/>
              <w:delText>20</w:delText>
            </w:r>
          </w:del>
        </w:p>
        <w:p w14:paraId="487165E3" w14:textId="05775E2C" w:rsidR="00A55779" w:rsidDel="007823D6" w:rsidRDefault="00A55779">
          <w:pPr>
            <w:pStyle w:val="TOC2"/>
            <w:tabs>
              <w:tab w:val="right" w:leader="dot" w:pos="9016"/>
            </w:tabs>
            <w:rPr>
              <w:del w:id="175" w:author="Shubra Singh" w:date="2022-12-20T16:05:00Z"/>
              <w:noProof/>
              <w:sz w:val="22"/>
              <w:lang w:val="en-IN" w:eastAsia="en-IN"/>
            </w:rPr>
          </w:pPr>
          <w:del w:id="176" w:author="Shubra Singh" w:date="2022-12-20T16:05:00Z">
            <w:r w:rsidRPr="007823D6" w:rsidDel="007823D6">
              <w:rPr>
                <w:rPrChange w:id="177" w:author="Shubra Singh" w:date="2022-12-20T16:05:00Z">
                  <w:rPr>
                    <w:rStyle w:val="Hyperlink"/>
                    <w:noProof/>
                  </w:rPr>
                </w:rPrChange>
              </w:rPr>
              <w:delText>GLM Configuration</w:delText>
            </w:r>
            <w:r w:rsidDel="007823D6">
              <w:rPr>
                <w:noProof/>
                <w:webHidden/>
              </w:rPr>
              <w:tab/>
              <w:delText>24</w:delText>
            </w:r>
          </w:del>
        </w:p>
        <w:p w14:paraId="415E9DB1" w14:textId="460F15C6" w:rsidR="00A55779" w:rsidDel="007823D6" w:rsidRDefault="00A55779">
          <w:pPr>
            <w:pStyle w:val="TOC2"/>
            <w:tabs>
              <w:tab w:val="right" w:leader="dot" w:pos="9016"/>
            </w:tabs>
            <w:rPr>
              <w:del w:id="178" w:author="Shubra Singh" w:date="2022-12-20T16:05:00Z"/>
              <w:noProof/>
              <w:sz w:val="22"/>
              <w:lang w:val="en-IN" w:eastAsia="en-IN"/>
            </w:rPr>
          </w:pPr>
          <w:del w:id="179" w:author="Shubra Singh" w:date="2022-12-20T16:05:00Z">
            <w:r w:rsidRPr="007823D6" w:rsidDel="007823D6">
              <w:rPr>
                <w:rPrChange w:id="180" w:author="Shubra Singh" w:date="2022-12-20T16:05:00Z">
                  <w:rPr>
                    <w:rStyle w:val="Hyperlink"/>
                    <w:noProof/>
                  </w:rPr>
                </w:rPrChange>
              </w:rPr>
              <w:lastRenderedPageBreak/>
              <w:delText>Install</w:delText>
            </w:r>
            <w:r w:rsidDel="007823D6">
              <w:rPr>
                <w:noProof/>
                <w:webHidden/>
              </w:rPr>
              <w:tab/>
              <w:delText>26</w:delText>
            </w:r>
          </w:del>
        </w:p>
        <w:p w14:paraId="65D45C2D" w14:textId="5C6997CA" w:rsidR="00A55779" w:rsidDel="007823D6" w:rsidRDefault="00A55779">
          <w:pPr>
            <w:pStyle w:val="TOC1"/>
            <w:rPr>
              <w:del w:id="181" w:author="Shubra Singh" w:date="2022-12-20T16:05:00Z"/>
              <w:rFonts w:cstheme="minorBidi"/>
              <w:noProof/>
              <w:sz w:val="22"/>
              <w:lang w:val="en-IN" w:eastAsia="en-IN"/>
            </w:rPr>
          </w:pPr>
          <w:del w:id="182" w:author="Shubra Singh" w:date="2022-12-20T16:05:00Z">
            <w:r w:rsidRPr="007823D6" w:rsidDel="007823D6">
              <w:rPr>
                <w:rPrChange w:id="183" w:author="Shubra Singh" w:date="2022-12-20T16:05:00Z">
                  <w:rPr>
                    <w:rStyle w:val="Hyperlink"/>
                    <w:noProof/>
                  </w:rPr>
                </w:rPrChange>
              </w:rPr>
              <w:delText>Chapter 4</w:delText>
            </w:r>
            <w:r w:rsidDel="007823D6">
              <w:rPr>
                <w:noProof/>
                <w:webHidden/>
              </w:rPr>
              <w:tab/>
              <w:delText>27</w:delText>
            </w:r>
          </w:del>
        </w:p>
        <w:p w14:paraId="1EE11220" w14:textId="67737B0E" w:rsidR="00A55779" w:rsidDel="007823D6" w:rsidRDefault="00A55779">
          <w:pPr>
            <w:pStyle w:val="TOC2"/>
            <w:tabs>
              <w:tab w:val="right" w:leader="dot" w:pos="9016"/>
            </w:tabs>
            <w:rPr>
              <w:del w:id="184" w:author="Shubra Singh" w:date="2022-12-20T16:05:00Z"/>
              <w:noProof/>
              <w:sz w:val="22"/>
              <w:lang w:val="en-IN" w:eastAsia="en-IN"/>
            </w:rPr>
          </w:pPr>
          <w:del w:id="185" w:author="Shubra Singh" w:date="2022-12-20T16:05:00Z">
            <w:r w:rsidRPr="007823D6" w:rsidDel="007823D6">
              <w:rPr>
                <w:rPrChange w:id="186" w:author="Shubra Singh" w:date="2022-12-20T16:05:00Z">
                  <w:rPr>
                    <w:rStyle w:val="Hyperlink"/>
                    <w:noProof/>
                  </w:rPr>
                </w:rPrChange>
              </w:rPr>
              <w:delText>Let us Verify</w:delText>
            </w:r>
            <w:r w:rsidDel="007823D6">
              <w:rPr>
                <w:noProof/>
                <w:webHidden/>
              </w:rPr>
              <w:tab/>
              <w:delText>27</w:delText>
            </w:r>
          </w:del>
        </w:p>
        <w:p w14:paraId="3B811F0E" w14:textId="48B15487" w:rsidR="00A55779" w:rsidDel="007823D6" w:rsidRDefault="00A55779">
          <w:pPr>
            <w:pStyle w:val="TOC3"/>
            <w:tabs>
              <w:tab w:val="right" w:leader="dot" w:pos="9016"/>
            </w:tabs>
            <w:rPr>
              <w:del w:id="187" w:author="Shubra Singh" w:date="2022-12-20T16:05:00Z"/>
              <w:rFonts w:eastAsiaTheme="minorEastAsia"/>
              <w:noProof/>
              <w:sz w:val="22"/>
              <w:lang w:eastAsia="en-IN"/>
            </w:rPr>
          </w:pPr>
          <w:del w:id="188" w:author="Shubra Singh" w:date="2022-12-20T16:05:00Z">
            <w:r w:rsidRPr="007823D6" w:rsidDel="007823D6">
              <w:rPr>
                <w:rPrChange w:id="189" w:author="Shubra Singh" w:date="2022-12-20T16:05:00Z">
                  <w:rPr>
                    <w:rStyle w:val="Hyperlink"/>
                    <w:noProof/>
                  </w:rPr>
                </w:rPrChange>
              </w:rPr>
              <w:delText>Slb verification</w:delText>
            </w:r>
            <w:r w:rsidDel="007823D6">
              <w:rPr>
                <w:noProof/>
                <w:webHidden/>
              </w:rPr>
              <w:tab/>
              <w:delText>28</w:delText>
            </w:r>
          </w:del>
        </w:p>
        <w:p w14:paraId="63913639" w14:textId="75E1ED14" w:rsidR="00A55779" w:rsidDel="007823D6" w:rsidRDefault="00A55779">
          <w:pPr>
            <w:pStyle w:val="TOC3"/>
            <w:tabs>
              <w:tab w:val="right" w:leader="dot" w:pos="9016"/>
            </w:tabs>
            <w:rPr>
              <w:del w:id="190" w:author="Shubra Singh" w:date="2022-12-20T16:05:00Z"/>
              <w:rFonts w:eastAsiaTheme="minorEastAsia"/>
              <w:noProof/>
              <w:sz w:val="22"/>
              <w:lang w:eastAsia="en-IN"/>
            </w:rPr>
          </w:pPr>
          <w:del w:id="191" w:author="Shubra Singh" w:date="2022-12-20T16:05:00Z">
            <w:r w:rsidRPr="007823D6" w:rsidDel="007823D6">
              <w:rPr>
                <w:rPrChange w:id="192" w:author="Shubra Singh" w:date="2022-12-20T16:05:00Z">
                  <w:rPr>
                    <w:rStyle w:val="Hyperlink"/>
                    <w:noProof/>
                  </w:rPr>
                </w:rPrChange>
              </w:rPr>
              <w:delText>SSL verification</w:delText>
            </w:r>
            <w:r w:rsidDel="007823D6">
              <w:rPr>
                <w:noProof/>
                <w:webHidden/>
              </w:rPr>
              <w:tab/>
              <w:delText>28</w:delText>
            </w:r>
          </w:del>
        </w:p>
        <w:p w14:paraId="54DA1640" w14:textId="52330E40" w:rsidR="00A55779" w:rsidDel="007823D6" w:rsidRDefault="00A55779">
          <w:pPr>
            <w:pStyle w:val="TOC3"/>
            <w:tabs>
              <w:tab w:val="right" w:leader="dot" w:pos="9016"/>
            </w:tabs>
            <w:rPr>
              <w:del w:id="193" w:author="Shubra Singh" w:date="2022-12-20T16:05:00Z"/>
              <w:rFonts w:eastAsiaTheme="minorEastAsia"/>
              <w:noProof/>
              <w:sz w:val="22"/>
              <w:lang w:eastAsia="en-IN"/>
            </w:rPr>
          </w:pPr>
          <w:del w:id="194" w:author="Shubra Singh" w:date="2022-12-20T16:05:00Z">
            <w:r w:rsidRPr="007823D6" w:rsidDel="007823D6">
              <w:rPr>
                <w:rPrChange w:id="195" w:author="Shubra Singh" w:date="2022-12-20T16:05:00Z">
                  <w:rPr>
                    <w:rStyle w:val="Hyperlink"/>
                    <w:noProof/>
                  </w:rPr>
                </w:rPrChange>
              </w:rPr>
              <w:delText>GLM verification</w:delText>
            </w:r>
            <w:r w:rsidDel="007823D6">
              <w:rPr>
                <w:noProof/>
                <w:webHidden/>
              </w:rPr>
              <w:tab/>
              <w:delText>29</w:delText>
            </w:r>
          </w:del>
        </w:p>
        <w:p w14:paraId="056AA5ED" w14:textId="4D948485" w:rsidR="00524352" w:rsidRDefault="00524352">
          <w:r>
            <w:rPr>
              <w:b/>
              <w:bCs/>
              <w:noProof/>
            </w:rPr>
            <w:fldChar w:fldCharType="end"/>
          </w:r>
        </w:p>
      </w:sdtContent>
    </w:sdt>
    <w:p w14:paraId="630E6539" w14:textId="06CD7483" w:rsidR="00DF5647" w:rsidRDefault="00DF5647" w:rsidP="00DF5647">
      <w:pPr>
        <w:pStyle w:val="Heading1"/>
      </w:pPr>
    </w:p>
    <w:p w14:paraId="12FB88CE" w14:textId="56BBF7B0" w:rsidR="002D3278" w:rsidRDefault="002D3278" w:rsidP="002D3278"/>
    <w:p w14:paraId="041A0544" w14:textId="1B84682C" w:rsidR="002D3278" w:rsidRDefault="002D3278" w:rsidP="002D3278"/>
    <w:p w14:paraId="419D2B4A" w14:textId="00806D64" w:rsidR="002D3278" w:rsidRDefault="002D3278" w:rsidP="002D3278"/>
    <w:p w14:paraId="59F13360" w14:textId="1504C9D9" w:rsidR="002D3278" w:rsidRDefault="002D3278" w:rsidP="002D3278"/>
    <w:p w14:paraId="73C04E9D" w14:textId="7ED064D9" w:rsidR="002D3278" w:rsidRDefault="002D3278" w:rsidP="002D3278"/>
    <w:p w14:paraId="1BB9E553" w14:textId="6BF24BEB" w:rsidR="002D3278" w:rsidRDefault="002D3278" w:rsidP="002D3278"/>
    <w:p w14:paraId="495766C3" w14:textId="00C849B1" w:rsidR="002D3278" w:rsidRDefault="002D3278" w:rsidP="002D3278"/>
    <w:p w14:paraId="1EBFBEEE" w14:textId="574E4A14" w:rsidR="002D3278" w:rsidRDefault="002D3278" w:rsidP="002D3278"/>
    <w:p w14:paraId="717CBD0D" w14:textId="50CB2066" w:rsidR="002D3278" w:rsidRDefault="002D3278" w:rsidP="002D3278"/>
    <w:p w14:paraId="1BA6CC56" w14:textId="27006BA0" w:rsidR="002D3278" w:rsidRDefault="002D3278" w:rsidP="002D3278"/>
    <w:p w14:paraId="562D8F26" w14:textId="25F9F181" w:rsidR="002D3278" w:rsidRDefault="002D3278" w:rsidP="002D3278"/>
    <w:p w14:paraId="00B2A8F9" w14:textId="69253EE3" w:rsidR="002D3278" w:rsidRDefault="002D3278" w:rsidP="002D3278"/>
    <w:p w14:paraId="54EA729D" w14:textId="6757F7DA" w:rsidR="002D3278" w:rsidRDefault="002D3278" w:rsidP="002D3278"/>
    <w:p w14:paraId="34CC43DB" w14:textId="4BD07E1E" w:rsidR="002D3278" w:rsidRDefault="002D3278" w:rsidP="002D3278"/>
    <w:p w14:paraId="18831CDE" w14:textId="0828F193" w:rsidR="002D3278" w:rsidRDefault="002D3278" w:rsidP="002D3278"/>
    <w:p w14:paraId="25C838AB" w14:textId="382DD1D5" w:rsidR="002D3278" w:rsidRDefault="002D3278" w:rsidP="002D3278"/>
    <w:p w14:paraId="50D7BC8F" w14:textId="38EAB2C0" w:rsidR="002D3278" w:rsidRDefault="002D3278" w:rsidP="002D3278"/>
    <w:p w14:paraId="1ED84F36" w14:textId="1CB522C2" w:rsidR="002D3278" w:rsidRDefault="002D3278" w:rsidP="002D3278"/>
    <w:p w14:paraId="6C033CA6" w14:textId="187E58E6" w:rsidR="002D3278" w:rsidRDefault="002D3278" w:rsidP="002D3278"/>
    <w:p w14:paraId="4225311E" w14:textId="4FE810E0" w:rsidR="002D3278" w:rsidRDefault="002D3278" w:rsidP="002D3278"/>
    <w:p w14:paraId="14DC499A" w14:textId="77777777" w:rsidR="002D3278" w:rsidRPr="002D3278" w:rsidRDefault="002D3278" w:rsidP="002D3278"/>
    <w:p w14:paraId="661DEE29" w14:textId="6A76279D" w:rsidR="00DF5647" w:rsidRPr="00524352" w:rsidRDefault="00DF5647" w:rsidP="0050797C">
      <w:pPr>
        <w:pStyle w:val="Heading1"/>
      </w:pPr>
      <w:bookmarkStart w:id="196" w:name="_Toc113280424"/>
      <w:bookmarkStart w:id="197" w:name="_Toc122446570"/>
      <w:r w:rsidRPr="00546945">
        <w:rPr>
          <w:rStyle w:val="normaltextrun"/>
          <w:rFonts w:cstheme="majorHAnsi"/>
        </w:rPr>
        <w:t xml:space="preserve">Introduction to Installing </w:t>
      </w:r>
      <w:proofErr w:type="spellStart"/>
      <w:r w:rsidRPr="00546945">
        <w:rPr>
          <w:rStyle w:val="normaltextrun"/>
          <w:rFonts w:cstheme="majorHAnsi"/>
        </w:rPr>
        <w:t>vThunder</w:t>
      </w:r>
      <w:proofErr w:type="spellEnd"/>
      <w:r w:rsidRPr="00546945">
        <w:rPr>
          <w:rStyle w:val="normaltextrun"/>
          <w:rFonts w:cstheme="majorHAnsi"/>
        </w:rPr>
        <w:t xml:space="preserve"> on AWS</w:t>
      </w:r>
      <w:bookmarkEnd w:id="196"/>
      <w:bookmarkEnd w:id="197"/>
      <w:r>
        <w:rPr>
          <w:rStyle w:val="eop"/>
          <w:rFonts w:ascii="Calibri" w:hAnsi="Calibri" w:cs="Calibri"/>
          <w:sz w:val="28"/>
          <w:szCs w:val="28"/>
        </w:rPr>
        <w:t> </w:t>
      </w:r>
    </w:p>
    <w:p w14:paraId="25468239"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proofErr w:type="spellStart"/>
      <w:r w:rsidRPr="001F46D8">
        <w:rPr>
          <w:rStyle w:val="normaltextrun"/>
          <w:rFonts w:ascii="Calibri" w:hAnsi="Calibri" w:cs="Calibri"/>
          <w:sz w:val="28"/>
          <w:szCs w:val="28"/>
        </w:rPr>
        <w:t>vThunder</w:t>
      </w:r>
      <w:proofErr w:type="spellEnd"/>
      <w:r w:rsidRPr="001F46D8">
        <w:rPr>
          <w:rStyle w:val="normaltextrun"/>
          <w:rFonts w:ascii="Calibri" w:hAnsi="Calibri" w:cs="Calibri"/>
          <w:sz w:val="28"/>
          <w:szCs w:val="28"/>
        </w:rPr>
        <w:t xml:space="preserve"> for Amazon Web Services is a fully operational, software-only version of the ACOS Series Server Load Balancer (SLB), or Application Delivery Controller (ADC) device. It is configurable by ACOS CLI, GUI, AXAPI, and Harmony Controller. For more information see Virtual Instances in Harmony Controller.</w:t>
      </w:r>
      <w:r w:rsidRPr="001F46D8">
        <w:rPr>
          <w:rStyle w:val="eop"/>
          <w:rFonts w:ascii="Calibri" w:hAnsi="Calibri" w:cs="Calibri"/>
          <w:sz w:val="28"/>
          <w:szCs w:val="28"/>
        </w:rPr>
        <w:t> </w:t>
      </w:r>
    </w:p>
    <w:p w14:paraId="1CFE8AB1"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proofErr w:type="spellStart"/>
      <w:r w:rsidRPr="001F46D8">
        <w:rPr>
          <w:rStyle w:val="normaltextrun"/>
          <w:rFonts w:ascii="Calibri" w:hAnsi="Calibri" w:cs="Calibri"/>
          <w:sz w:val="28"/>
          <w:szCs w:val="28"/>
        </w:rPr>
        <w:t>vThunder</w:t>
      </w:r>
      <w:proofErr w:type="spellEnd"/>
      <w:r w:rsidRPr="001F46D8">
        <w:rPr>
          <w:rStyle w:val="normaltextrun"/>
          <w:rFonts w:ascii="Calibri" w:hAnsi="Calibri" w:cs="Calibri"/>
          <w:sz w:val="28"/>
          <w:szCs w:val="28"/>
        </w:rPr>
        <w:t xml:space="preserve"> is a virtual appliance, yet it retains most of the functionality available on the hard</w:t>
      </w:r>
      <w:del w:id="198" w:author="Shubra Singh" w:date="2022-12-15T15:16:00Z">
        <w:r w:rsidRPr="001F46D8" w:rsidDel="00917302">
          <w:rPr>
            <w:rStyle w:val="normaltextrun"/>
            <w:rFonts w:ascii="Calibri" w:hAnsi="Calibri" w:cs="Calibri"/>
            <w:sz w:val="28"/>
            <w:szCs w:val="28"/>
          </w:rPr>
          <w:delText xml:space="preserve">- </w:delText>
        </w:r>
      </w:del>
      <w:r w:rsidRPr="001F46D8">
        <w:rPr>
          <w:rStyle w:val="normaltextrun"/>
          <w:rFonts w:ascii="Calibri" w:hAnsi="Calibri" w:cs="Calibri"/>
          <w:sz w:val="28"/>
          <w:szCs w:val="28"/>
        </w:rPr>
        <w:t xml:space="preserve">ware based ACOS appliances. Managing </w:t>
      </w:r>
      <w:proofErr w:type="spellStart"/>
      <w:r w:rsidRPr="001F46D8">
        <w:rPr>
          <w:rStyle w:val="normaltextrun"/>
          <w:rFonts w:ascii="Calibri" w:hAnsi="Calibri" w:cs="Calibri"/>
          <w:sz w:val="28"/>
          <w:szCs w:val="28"/>
        </w:rPr>
        <w:t>vThunder</w:t>
      </w:r>
      <w:proofErr w:type="spellEnd"/>
      <w:r w:rsidRPr="001F46D8">
        <w:rPr>
          <w:rStyle w:val="normaltextrun"/>
          <w:rFonts w:ascii="Calibri" w:hAnsi="Calibri" w:cs="Calibri"/>
          <w:sz w:val="28"/>
          <w:szCs w:val="28"/>
        </w:rPr>
        <w:t xml:space="preserve"> is the same as managing hardware based ACOS device, and </w:t>
      </w:r>
      <w:proofErr w:type="spellStart"/>
      <w:r w:rsidRPr="001F46D8">
        <w:rPr>
          <w:rStyle w:val="normaltextrun"/>
          <w:rFonts w:ascii="Calibri" w:hAnsi="Calibri" w:cs="Calibri"/>
          <w:sz w:val="28"/>
          <w:szCs w:val="28"/>
        </w:rPr>
        <w:t>vThunder</w:t>
      </w:r>
      <w:proofErr w:type="spellEnd"/>
      <w:r w:rsidRPr="001F46D8">
        <w:rPr>
          <w:rStyle w:val="normaltextrun"/>
          <w:rFonts w:ascii="Calibri" w:hAnsi="Calibri" w:cs="Calibri"/>
          <w:sz w:val="28"/>
          <w:szCs w:val="28"/>
        </w:rPr>
        <w:t xml:space="preserve"> has the same CLI configurations and GUI presentation.</w:t>
      </w:r>
      <w:r w:rsidRPr="001F46D8">
        <w:rPr>
          <w:rStyle w:val="eop"/>
          <w:rFonts w:ascii="Calibri" w:hAnsi="Calibri" w:cs="Calibri"/>
          <w:sz w:val="28"/>
          <w:szCs w:val="28"/>
        </w:rPr>
        <w:t> </w:t>
      </w:r>
    </w:p>
    <w:p w14:paraId="6C1B74CD"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r w:rsidRPr="001F46D8">
        <w:rPr>
          <w:rStyle w:val="normaltextrun"/>
          <w:rFonts w:ascii="Calibri" w:hAnsi="Calibri" w:cs="Calibri"/>
          <w:sz w:val="28"/>
          <w:szCs w:val="28"/>
        </w:rPr>
        <w:t xml:space="preserve">The networking configuration for </w:t>
      </w:r>
      <w:proofErr w:type="spellStart"/>
      <w:r w:rsidRPr="001F46D8">
        <w:rPr>
          <w:rStyle w:val="normaltextrun"/>
          <w:rFonts w:ascii="Calibri" w:hAnsi="Calibri" w:cs="Calibri"/>
          <w:sz w:val="28"/>
          <w:szCs w:val="28"/>
        </w:rPr>
        <w:t>vThunder</w:t>
      </w:r>
      <w:proofErr w:type="spellEnd"/>
      <w:r w:rsidRPr="001F46D8">
        <w:rPr>
          <w:rStyle w:val="normaltextrun"/>
          <w:rFonts w:ascii="Calibri" w:hAnsi="Calibri" w:cs="Calibri"/>
          <w:sz w:val="28"/>
          <w:szCs w:val="28"/>
        </w:rPr>
        <w:t xml:space="preserve"> is also like hardware based ACOS devices.</w:t>
      </w:r>
    </w:p>
    <w:p w14:paraId="745CC7C4"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r w:rsidRPr="001F46D8">
        <w:rPr>
          <w:rStyle w:val="normaltextrun"/>
          <w:rFonts w:ascii="Calibri" w:hAnsi="Calibri" w:cs="Calibri"/>
          <w:sz w:val="28"/>
          <w:szCs w:val="28"/>
          <w:u w:val="single"/>
        </w:rPr>
        <w:t xml:space="preserve">A10 Networks brings Out-Of-Box template to deploy </w:t>
      </w:r>
      <w:proofErr w:type="spellStart"/>
      <w:r w:rsidRPr="001F46D8">
        <w:rPr>
          <w:rStyle w:val="normaltextrun"/>
          <w:rFonts w:ascii="Calibri" w:hAnsi="Calibri" w:cs="Calibri"/>
          <w:sz w:val="28"/>
          <w:szCs w:val="28"/>
          <w:u w:val="single"/>
        </w:rPr>
        <w:t>vThunder</w:t>
      </w:r>
      <w:proofErr w:type="spellEnd"/>
      <w:r w:rsidRPr="001F46D8">
        <w:rPr>
          <w:rStyle w:val="normaltextrun"/>
          <w:rFonts w:ascii="Calibri" w:hAnsi="Calibri" w:cs="Calibri"/>
          <w:sz w:val="28"/>
          <w:szCs w:val="28"/>
          <w:u w:val="single"/>
        </w:rPr>
        <w:t xml:space="preserve"> along with multiple features and functionality with pre-defined format into amazon cloud. </w:t>
      </w:r>
      <w:r w:rsidRPr="001F46D8">
        <w:rPr>
          <w:rStyle w:val="eop"/>
          <w:rFonts w:ascii="Calibri" w:hAnsi="Calibri" w:cs="Calibri"/>
          <w:sz w:val="28"/>
          <w:szCs w:val="28"/>
        </w:rPr>
        <w:t> </w:t>
      </w:r>
    </w:p>
    <w:p w14:paraId="2668AE9A" w14:textId="77777777" w:rsidR="00DF5647" w:rsidRPr="001F46D8" w:rsidRDefault="00DF5647" w:rsidP="00703B51">
      <w:pPr>
        <w:pStyle w:val="paragraph"/>
        <w:spacing w:before="0" w:beforeAutospacing="0" w:after="0" w:afterAutospacing="0"/>
        <w:jc w:val="both"/>
        <w:textAlignment w:val="baseline"/>
        <w:rPr>
          <w:rFonts w:ascii="Calibri" w:hAnsi="Calibri" w:cs="Calibri"/>
          <w:sz w:val="28"/>
          <w:szCs w:val="28"/>
        </w:rPr>
      </w:pPr>
      <w:r w:rsidRPr="001F46D8">
        <w:rPr>
          <w:rStyle w:val="normaltextrun"/>
          <w:rFonts w:ascii="Calibri" w:hAnsi="Calibri" w:cs="Calibri"/>
          <w:sz w:val="28"/>
          <w:szCs w:val="28"/>
        </w:rPr>
        <w:t>Please refer below section for more details.</w:t>
      </w:r>
      <w:r w:rsidRPr="001F46D8">
        <w:rPr>
          <w:rStyle w:val="eop"/>
          <w:rFonts w:ascii="Calibri" w:hAnsi="Calibri" w:cs="Calibri"/>
          <w:sz w:val="28"/>
          <w:szCs w:val="28"/>
        </w:rPr>
        <w:t> </w:t>
      </w:r>
    </w:p>
    <w:p w14:paraId="18FF224A" w14:textId="5A20D4AC" w:rsidR="00DF5647" w:rsidRPr="001F46D8" w:rsidRDefault="00987854" w:rsidP="00B02289">
      <w:pPr>
        <w:pStyle w:val="paragraph"/>
        <w:numPr>
          <w:ilvl w:val="0"/>
          <w:numId w:val="11"/>
        </w:numPr>
        <w:spacing w:before="0" w:beforeAutospacing="0" w:after="0" w:afterAutospacing="0"/>
        <w:jc w:val="both"/>
        <w:textAlignment w:val="baseline"/>
        <w:rPr>
          <w:rFonts w:ascii="Calibri" w:hAnsi="Calibri" w:cs="Calibri"/>
          <w:sz w:val="28"/>
          <w:szCs w:val="28"/>
        </w:rPr>
      </w:pPr>
      <w:r>
        <w:rPr>
          <w:rStyle w:val="normaltextrun"/>
          <w:rFonts w:ascii="Calibri" w:hAnsi="Calibri" w:cs="Calibri"/>
          <w:sz w:val="28"/>
          <w:szCs w:val="28"/>
          <w:lang w:val="en-US"/>
        </w:rPr>
        <w:t>T</w:t>
      </w:r>
      <w:r w:rsidR="003A57A8">
        <w:rPr>
          <w:rStyle w:val="normaltextrun"/>
          <w:rFonts w:ascii="Calibri" w:hAnsi="Calibri" w:cs="Calibri"/>
          <w:sz w:val="28"/>
          <w:szCs w:val="28"/>
          <w:lang w:val="en-US"/>
        </w:rPr>
        <w:t>wo</w:t>
      </w:r>
      <w:r w:rsidR="00DF5647" w:rsidRPr="001F46D8">
        <w:rPr>
          <w:rStyle w:val="normaltextrun"/>
          <w:rFonts w:ascii="Calibri" w:hAnsi="Calibri" w:cs="Calibri"/>
          <w:sz w:val="28"/>
          <w:szCs w:val="28"/>
          <w:lang w:val="en-US"/>
        </w:rPr>
        <w:t xml:space="preserve"> Network Card Interface (</w:t>
      </w:r>
      <w:r w:rsidR="003A57A8">
        <w:rPr>
          <w:rStyle w:val="normaltextrun"/>
          <w:rFonts w:ascii="Calibri" w:hAnsi="Calibri" w:cs="Calibri"/>
          <w:sz w:val="28"/>
          <w:szCs w:val="28"/>
          <w:lang w:val="en-US"/>
        </w:rPr>
        <w:t>2</w:t>
      </w:r>
      <w:r w:rsidR="00DF5647" w:rsidRPr="001F46D8">
        <w:rPr>
          <w:rStyle w:val="normaltextrun"/>
          <w:rFonts w:ascii="Calibri" w:hAnsi="Calibri" w:cs="Calibri"/>
          <w:sz w:val="28"/>
          <w:szCs w:val="28"/>
          <w:lang w:val="en-US"/>
        </w:rPr>
        <w:t>NIC).</w:t>
      </w:r>
      <w:r w:rsidR="00DF5647" w:rsidRPr="001F46D8">
        <w:rPr>
          <w:rStyle w:val="eop"/>
          <w:rFonts w:ascii="Calibri" w:hAnsi="Calibri" w:cs="Calibri"/>
          <w:sz w:val="28"/>
          <w:szCs w:val="28"/>
        </w:rPr>
        <w:t> </w:t>
      </w:r>
    </w:p>
    <w:p w14:paraId="137877F6" w14:textId="5D37B080" w:rsidR="00DF5647" w:rsidRDefault="00DF5647" w:rsidP="00B02289">
      <w:pPr>
        <w:pStyle w:val="paragraph"/>
        <w:numPr>
          <w:ilvl w:val="0"/>
          <w:numId w:val="11"/>
        </w:numPr>
        <w:spacing w:before="0" w:beforeAutospacing="0" w:after="0" w:afterAutospacing="0"/>
        <w:jc w:val="both"/>
        <w:textAlignment w:val="baseline"/>
        <w:rPr>
          <w:rStyle w:val="normaltextrun"/>
          <w:rFonts w:ascii="Calibri" w:hAnsi="Calibri" w:cs="Calibri"/>
          <w:sz w:val="28"/>
          <w:szCs w:val="28"/>
        </w:rPr>
      </w:pPr>
      <w:r w:rsidRPr="001F46D8">
        <w:rPr>
          <w:rStyle w:val="normaltextrun"/>
          <w:rFonts w:ascii="Calibri" w:hAnsi="Calibri" w:cs="Calibri"/>
          <w:sz w:val="28"/>
          <w:szCs w:val="28"/>
          <w:lang w:val="en-US"/>
        </w:rPr>
        <w:t>TLS/SSL Certification (SSL).</w:t>
      </w:r>
    </w:p>
    <w:p w14:paraId="03C77554" w14:textId="590DFA73" w:rsidR="00912CC0" w:rsidRDefault="005C0C23" w:rsidP="00B02289">
      <w:pPr>
        <w:pStyle w:val="ListParagraph"/>
        <w:numPr>
          <w:ilvl w:val="0"/>
          <w:numId w:val="11"/>
        </w:numPr>
        <w:jc w:val="both"/>
        <w:rPr>
          <w:szCs w:val="28"/>
        </w:rPr>
      </w:pPr>
      <w:r w:rsidRPr="00AA101D">
        <w:rPr>
          <w:szCs w:val="28"/>
        </w:rPr>
        <w:t>Server Load Balancer (SLB)</w:t>
      </w:r>
    </w:p>
    <w:p w14:paraId="084DE6DF" w14:textId="2F9EAB5D" w:rsidR="00764440" w:rsidRPr="00764440" w:rsidRDefault="00764440" w:rsidP="00B02289">
      <w:pPr>
        <w:pStyle w:val="ListParagraph"/>
        <w:numPr>
          <w:ilvl w:val="0"/>
          <w:numId w:val="11"/>
        </w:numPr>
        <w:jc w:val="both"/>
        <w:rPr>
          <w:szCs w:val="28"/>
        </w:rPr>
      </w:pPr>
      <w:r w:rsidRPr="00764440">
        <w:rPr>
          <w:szCs w:val="28"/>
        </w:rPr>
        <w:t>A10 Global License Manager Integration.</w:t>
      </w:r>
    </w:p>
    <w:p w14:paraId="0F9ED3CA" w14:textId="77777777" w:rsidR="00DF5647" w:rsidRPr="006051CD" w:rsidRDefault="00DF5647" w:rsidP="0050797C">
      <w:pPr>
        <w:pStyle w:val="Heading1"/>
        <w:rPr>
          <w:rStyle w:val="eop"/>
        </w:rPr>
      </w:pPr>
      <w:bookmarkStart w:id="199" w:name="_Toc113280425"/>
      <w:bookmarkStart w:id="200" w:name="_Toc122446571"/>
      <w:r w:rsidRPr="006051CD">
        <w:rPr>
          <w:rStyle w:val="normaltextrun"/>
        </w:rPr>
        <w:t>Overview of AWS</w:t>
      </w:r>
      <w:bookmarkEnd w:id="199"/>
      <w:bookmarkEnd w:id="200"/>
      <w:r w:rsidRPr="006051CD">
        <w:rPr>
          <w:rStyle w:val="normaltextrun"/>
        </w:rPr>
        <w:t xml:space="preserve"> </w:t>
      </w:r>
      <w:r w:rsidRPr="006051CD">
        <w:rPr>
          <w:rStyle w:val="eop"/>
        </w:rPr>
        <w:t> </w:t>
      </w:r>
    </w:p>
    <w:p w14:paraId="5B2FA16E" w14:textId="77777777" w:rsidR="00DF5647" w:rsidRPr="001F46D8" w:rsidRDefault="00DF5647" w:rsidP="00DE69C5">
      <w:pPr>
        <w:jc w:val="both"/>
        <w:rPr>
          <w:rFonts w:cstheme="minorHAnsi"/>
          <w:color w:val="16191F"/>
          <w:szCs w:val="28"/>
          <w:shd w:val="clear" w:color="auto" w:fill="FFFFFF"/>
        </w:rPr>
      </w:pPr>
      <w:r w:rsidRPr="001F46D8">
        <w:rPr>
          <w:rFonts w:cstheme="minorHAnsi"/>
          <w:color w:val="16191F"/>
          <w:szCs w:val="28"/>
          <w:shd w:val="clear" w:color="auto" w:fill="FFFFFF"/>
        </w:rPr>
        <w:t>Amazon Web Services offers a broad set of global cloud-based products including compute, storage, databases, analytics, networking, mobile, developer tools, management tools, IoT, security, and enterprise applications: on-demand, available in seconds, with pay-as-you-go pricing. From data warehousing to deployment tools, directories to content delivery, over 200 AWS services are available. New services can be provisioned quickly, without the upfront fixed expense. </w:t>
      </w:r>
    </w:p>
    <w:p w14:paraId="4D50E9E1" w14:textId="77777777" w:rsidR="00DF5647" w:rsidRPr="001F46D8" w:rsidRDefault="00DF5647" w:rsidP="00DE69C5">
      <w:pPr>
        <w:jc w:val="both"/>
        <w:rPr>
          <w:rFonts w:cstheme="minorHAnsi"/>
          <w:szCs w:val="28"/>
        </w:rPr>
      </w:pPr>
      <w:r w:rsidRPr="001F46D8">
        <w:rPr>
          <w:rFonts w:cstheme="minorHAnsi"/>
          <w:szCs w:val="28"/>
        </w:rPr>
        <w:t>AWS uses the following tools to create and manage resources:</w:t>
      </w:r>
    </w:p>
    <w:p w14:paraId="34292C50" w14:textId="77777777" w:rsidR="00DF5647" w:rsidRPr="001F46D8" w:rsidRDefault="00DF5647" w:rsidP="00DE69C5">
      <w:pPr>
        <w:jc w:val="both"/>
        <w:rPr>
          <w:rFonts w:cstheme="minorHAnsi"/>
          <w:szCs w:val="28"/>
        </w:rPr>
      </w:pPr>
      <w:r w:rsidRPr="001F46D8">
        <w:rPr>
          <w:rFonts w:cstheme="minorHAnsi"/>
          <w:b/>
          <w:bCs/>
          <w:szCs w:val="28"/>
          <w:u w:val="single"/>
        </w:rPr>
        <w:t>AWS Portal</w:t>
      </w:r>
      <w:r w:rsidRPr="001F46D8">
        <w:rPr>
          <w:rFonts w:cstheme="minorHAnsi"/>
          <w:szCs w:val="28"/>
        </w:rPr>
        <w:t xml:space="preserve"> - A web console to create and monitor AWS resources. For more information: https://aws.amazon.com/console/</w:t>
      </w:r>
    </w:p>
    <w:p w14:paraId="2A95CF28" w14:textId="460FB791" w:rsidR="00DF5647" w:rsidRPr="001F46D8" w:rsidRDefault="00DF5647" w:rsidP="00DE69C5">
      <w:pPr>
        <w:pStyle w:val="NormalWeb"/>
        <w:shd w:val="clear" w:color="auto" w:fill="FFFFFF"/>
        <w:spacing w:before="0" w:beforeAutospacing="0" w:after="240" w:afterAutospacing="0" w:line="360" w:lineRule="atLeast"/>
        <w:jc w:val="both"/>
        <w:rPr>
          <w:rFonts w:asciiTheme="minorHAnsi" w:hAnsiTheme="minorHAnsi" w:cstheme="minorHAnsi"/>
          <w:color w:val="16191F"/>
          <w:sz w:val="28"/>
          <w:szCs w:val="28"/>
        </w:rPr>
      </w:pPr>
      <w:r w:rsidRPr="001F46D8">
        <w:rPr>
          <w:rFonts w:asciiTheme="minorHAnsi" w:hAnsiTheme="minorHAnsi" w:cstheme="minorHAnsi"/>
          <w:b/>
          <w:bCs/>
          <w:sz w:val="28"/>
          <w:szCs w:val="28"/>
          <w:u w:val="single"/>
        </w:rPr>
        <w:t>AWS CLI</w:t>
      </w:r>
      <w:r w:rsidRPr="001F46D8">
        <w:rPr>
          <w:rFonts w:asciiTheme="minorHAnsi" w:hAnsiTheme="minorHAnsi" w:cstheme="minorHAnsi"/>
          <w:b/>
          <w:bCs/>
          <w:sz w:val="28"/>
          <w:szCs w:val="28"/>
        </w:rPr>
        <w:t>—</w:t>
      </w:r>
      <w:r w:rsidRPr="001F46D8">
        <w:rPr>
          <w:rFonts w:asciiTheme="minorHAnsi" w:hAnsiTheme="minorHAnsi" w:cstheme="minorHAnsi"/>
          <w:color w:val="16191F"/>
          <w:sz w:val="28"/>
          <w:szCs w:val="28"/>
        </w:rPr>
        <w:t> </w:t>
      </w:r>
      <w:r w:rsidR="00546945" w:rsidRPr="001F46D8">
        <w:rPr>
          <w:rFonts w:asciiTheme="minorHAnsi" w:hAnsiTheme="minorHAnsi" w:cstheme="minorHAnsi"/>
          <w:color w:val="16191F"/>
          <w:sz w:val="28"/>
          <w:szCs w:val="28"/>
        </w:rPr>
        <w:t>T</w:t>
      </w:r>
      <w:r w:rsidRPr="001F46D8">
        <w:rPr>
          <w:rFonts w:asciiTheme="minorHAnsi" w:hAnsiTheme="minorHAnsi" w:cstheme="minorHAnsi"/>
          <w:color w:val="16191F"/>
          <w:sz w:val="28"/>
          <w:szCs w:val="28"/>
        </w:rPr>
        <w:t>he AWS CLI enables you to start running commands that implement functionality equivalent to that provided by the browser-based AWS Management Console from the command prompt in your terminal program:</w:t>
      </w:r>
    </w:p>
    <w:p w14:paraId="5039000E" w14:textId="77777777" w:rsidR="00DF5647" w:rsidRPr="001F46D8" w:rsidRDefault="00DF5647" w:rsidP="00DE69C5">
      <w:pPr>
        <w:pStyle w:val="NormalWeb"/>
        <w:numPr>
          <w:ilvl w:val="0"/>
          <w:numId w:val="4"/>
        </w:numPr>
        <w:shd w:val="clear" w:color="auto" w:fill="FFFFFF"/>
        <w:spacing w:before="0" w:beforeAutospacing="0" w:after="0" w:afterAutospacing="0" w:line="360" w:lineRule="atLeast"/>
        <w:jc w:val="both"/>
        <w:rPr>
          <w:rFonts w:asciiTheme="minorHAnsi" w:hAnsiTheme="minorHAnsi" w:cstheme="minorHAnsi"/>
          <w:color w:val="16191F"/>
          <w:sz w:val="28"/>
          <w:szCs w:val="28"/>
        </w:rPr>
      </w:pPr>
      <w:r w:rsidRPr="001F46D8">
        <w:rPr>
          <w:rFonts w:asciiTheme="minorHAnsi" w:hAnsiTheme="minorHAnsi" w:cstheme="minorHAnsi"/>
          <w:b/>
          <w:bCs/>
          <w:color w:val="16191F"/>
          <w:sz w:val="28"/>
          <w:szCs w:val="28"/>
        </w:rPr>
        <w:lastRenderedPageBreak/>
        <w:t>Linux shells</w:t>
      </w:r>
      <w:r w:rsidRPr="001F46D8">
        <w:rPr>
          <w:rFonts w:asciiTheme="minorHAnsi" w:hAnsiTheme="minorHAnsi" w:cstheme="minorHAnsi"/>
          <w:color w:val="16191F"/>
          <w:sz w:val="28"/>
          <w:szCs w:val="28"/>
        </w:rPr>
        <w:t> – Use common shell programs such as </w:t>
      </w:r>
      <w:hyperlink r:id="rId16" w:tgtFrame="_blank" w:history="1">
        <w:r w:rsidRPr="001F46D8">
          <w:rPr>
            <w:rStyle w:val="HTMLCode"/>
            <w:rFonts w:asciiTheme="minorHAnsi" w:hAnsiTheme="minorHAnsi" w:cstheme="minorHAnsi"/>
            <w:color w:val="0000FF"/>
            <w:sz w:val="28"/>
            <w:szCs w:val="28"/>
          </w:rPr>
          <w:t>bash</w:t>
        </w:r>
      </w:hyperlink>
      <w:r w:rsidRPr="001F46D8">
        <w:rPr>
          <w:rFonts w:asciiTheme="minorHAnsi" w:hAnsiTheme="minorHAnsi" w:cstheme="minorHAnsi"/>
          <w:color w:val="16191F"/>
          <w:sz w:val="28"/>
          <w:szCs w:val="28"/>
        </w:rPr>
        <w:t>, </w:t>
      </w:r>
      <w:proofErr w:type="spellStart"/>
      <w:r w:rsidR="00FA15F9">
        <w:fldChar w:fldCharType="begin"/>
      </w:r>
      <w:r w:rsidR="00FA15F9">
        <w:instrText xml:space="preserve"> HYPERLINK "http://www.zsh.org/" \t "_blank" </w:instrText>
      </w:r>
      <w:r w:rsidR="00FA15F9">
        <w:fldChar w:fldCharType="separate"/>
      </w:r>
      <w:r w:rsidRPr="001F46D8">
        <w:rPr>
          <w:rStyle w:val="HTMLCode"/>
          <w:rFonts w:asciiTheme="minorHAnsi" w:hAnsiTheme="minorHAnsi" w:cstheme="minorHAnsi"/>
          <w:color w:val="0000FF"/>
          <w:sz w:val="28"/>
          <w:szCs w:val="28"/>
        </w:rPr>
        <w:t>zsh</w:t>
      </w:r>
      <w:proofErr w:type="spellEnd"/>
      <w:r w:rsidR="00FA15F9">
        <w:rPr>
          <w:rStyle w:val="HTMLCode"/>
          <w:rFonts w:asciiTheme="minorHAnsi" w:hAnsiTheme="minorHAnsi" w:cstheme="minorHAnsi"/>
          <w:color w:val="0000FF"/>
          <w:sz w:val="28"/>
          <w:szCs w:val="28"/>
        </w:rPr>
        <w:fldChar w:fldCharType="end"/>
      </w:r>
      <w:r w:rsidRPr="001F46D8">
        <w:rPr>
          <w:rFonts w:asciiTheme="minorHAnsi" w:hAnsiTheme="minorHAnsi" w:cstheme="minorHAnsi"/>
          <w:color w:val="16191F"/>
          <w:sz w:val="28"/>
          <w:szCs w:val="28"/>
        </w:rPr>
        <w:t>, and </w:t>
      </w:r>
      <w:proofErr w:type="spellStart"/>
      <w:r w:rsidR="00FA15F9">
        <w:fldChar w:fldCharType="begin"/>
      </w:r>
      <w:r w:rsidR="00FA15F9">
        <w:instrText xml:space="preserve"> HYPERLINK "https://www.tcsh.org/" \t "_blank" </w:instrText>
      </w:r>
      <w:r w:rsidR="00FA15F9">
        <w:fldChar w:fldCharType="separate"/>
      </w:r>
      <w:r w:rsidRPr="001F46D8">
        <w:rPr>
          <w:rStyle w:val="HTMLCode"/>
          <w:rFonts w:asciiTheme="minorHAnsi" w:hAnsiTheme="minorHAnsi" w:cstheme="minorHAnsi"/>
          <w:color w:val="0000FF"/>
          <w:sz w:val="28"/>
          <w:szCs w:val="28"/>
        </w:rPr>
        <w:t>tcsh</w:t>
      </w:r>
      <w:proofErr w:type="spellEnd"/>
      <w:r w:rsidR="00FA15F9">
        <w:rPr>
          <w:rStyle w:val="HTMLCode"/>
          <w:rFonts w:asciiTheme="minorHAnsi" w:hAnsiTheme="minorHAnsi" w:cstheme="minorHAnsi"/>
          <w:color w:val="0000FF"/>
          <w:sz w:val="28"/>
          <w:szCs w:val="28"/>
        </w:rPr>
        <w:fldChar w:fldCharType="end"/>
      </w:r>
      <w:r w:rsidRPr="001F46D8">
        <w:rPr>
          <w:rFonts w:asciiTheme="minorHAnsi" w:hAnsiTheme="minorHAnsi" w:cstheme="minorHAnsi"/>
          <w:color w:val="16191F"/>
          <w:sz w:val="28"/>
          <w:szCs w:val="28"/>
        </w:rPr>
        <w:t> to run commands in Linux or macOS.</w:t>
      </w:r>
    </w:p>
    <w:p w14:paraId="35C400B6" w14:textId="77777777" w:rsidR="00DF5647" w:rsidRPr="001F46D8" w:rsidRDefault="00DF5647" w:rsidP="00DE69C5">
      <w:pPr>
        <w:pStyle w:val="NormalWeb"/>
        <w:numPr>
          <w:ilvl w:val="0"/>
          <w:numId w:val="4"/>
        </w:numPr>
        <w:shd w:val="clear" w:color="auto" w:fill="FFFFFF"/>
        <w:spacing w:before="0" w:beforeAutospacing="0" w:after="0" w:afterAutospacing="0" w:line="360" w:lineRule="atLeast"/>
        <w:jc w:val="both"/>
        <w:rPr>
          <w:rFonts w:asciiTheme="minorHAnsi" w:hAnsiTheme="minorHAnsi" w:cstheme="minorHAnsi"/>
          <w:color w:val="16191F"/>
          <w:sz w:val="28"/>
          <w:szCs w:val="28"/>
        </w:rPr>
      </w:pPr>
      <w:r w:rsidRPr="001F46D8">
        <w:rPr>
          <w:rFonts w:asciiTheme="minorHAnsi" w:hAnsiTheme="minorHAnsi" w:cstheme="minorHAnsi"/>
          <w:b/>
          <w:bCs/>
          <w:color w:val="16191F"/>
          <w:sz w:val="28"/>
          <w:szCs w:val="28"/>
        </w:rPr>
        <w:t>Windows command line</w:t>
      </w:r>
      <w:r w:rsidRPr="001F46D8">
        <w:rPr>
          <w:rFonts w:asciiTheme="minorHAnsi" w:hAnsiTheme="minorHAnsi" w:cstheme="minorHAnsi"/>
          <w:color w:val="16191F"/>
          <w:sz w:val="28"/>
          <w:szCs w:val="28"/>
        </w:rPr>
        <w:t> – On Windows, run commands at the Windows command prompt or in PowerShell.</w:t>
      </w:r>
    </w:p>
    <w:p w14:paraId="3B5C27F9" w14:textId="77777777" w:rsidR="00DF5647" w:rsidRPr="00C70EF6" w:rsidRDefault="00DF5647" w:rsidP="00DE69C5">
      <w:pPr>
        <w:pStyle w:val="NormalWeb"/>
        <w:numPr>
          <w:ilvl w:val="0"/>
          <w:numId w:val="4"/>
        </w:numPr>
        <w:shd w:val="clear" w:color="auto" w:fill="FFFFFF"/>
        <w:spacing w:before="0" w:beforeAutospacing="0" w:after="0" w:afterAutospacing="0" w:line="360" w:lineRule="atLeast"/>
        <w:jc w:val="both"/>
        <w:rPr>
          <w:rFonts w:asciiTheme="minorHAnsi" w:hAnsiTheme="minorHAnsi" w:cstheme="minorHAnsi"/>
          <w:color w:val="2E74B5" w:themeColor="accent5" w:themeShade="BF"/>
          <w:sz w:val="28"/>
          <w:szCs w:val="28"/>
        </w:rPr>
      </w:pPr>
      <w:r w:rsidRPr="001F46D8">
        <w:rPr>
          <w:rFonts w:asciiTheme="minorHAnsi" w:hAnsiTheme="minorHAnsi" w:cstheme="minorHAnsi"/>
          <w:b/>
          <w:bCs/>
          <w:color w:val="16191F"/>
          <w:sz w:val="28"/>
          <w:szCs w:val="28"/>
        </w:rPr>
        <w:t>Remotely</w:t>
      </w:r>
      <w:r w:rsidRPr="001F46D8">
        <w:rPr>
          <w:rFonts w:asciiTheme="minorHAnsi" w:hAnsiTheme="minorHAnsi" w:cstheme="minorHAnsi"/>
          <w:color w:val="16191F"/>
          <w:sz w:val="28"/>
          <w:szCs w:val="28"/>
        </w:rPr>
        <w:t> – Run commands on Amazon Elastic Compute Cloud (Amazon EC2) instances through a remote terminal program such as PuTTY or SSH, or with AWS Systems Manager.</w:t>
      </w:r>
      <w:r w:rsidRPr="001F46D8">
        <w:rPr>
          <w:rFonts w:asciiTheme="minorHAnsi" w:hAnsiTheme="minorHAnsi" w:cstheme="minorHAnsi"/>
          <w:sz w:val="28"/>
          <w:szCs w:val="28"/>
        </w:rPr>
        <w:t xml:space="preserve"> For more information: </w:t>
      </w:r>
      <w:r w:rsidRPr="00C70EF6">
        <w:rPr>
          <w:rFonts w:asciiTheme="minorHAnsi" w:hAnsiTheme="minorHAnsi" w:cstheme="minorHAnsi"/>
          <w:color w:val="2E74B5" w:themeColor="accent5" w:themeShade="BF"/>
          <w:sz w:val="28"/>
          <w:szCs w:val="28"/>
        </w:rPr>
        <w:t>http//docs.aws.amazon.com/cli/index.html?nc2=</w:t>
      </w:r>
      <w:proofErr w:type="spellStart"/>
      <w:r w:rsidRPr="00C70EF6">
        <w:rPr>
          <w:rFonts w:asciiTheme="minorHAnsi" w:hAnsiTheme="minorHAnsi" w:cstheme="minorHAnsi"/>
          <w:color w:val="2E74B5" w:themeColor="accent5" w:themeShade="BF"/>
          <w:sz w:val="28"/>
          <w:szCs w:val="28"/>
        </w:rPr>
        <w:t>h_ql_doc_cli</w:t>
      </w:r>
      <w:proofErr w:type="spellEnd"/>
    </w:p>
    <w:p w14:paraId="59765DD6" w14:textId="1668BBA0" w:rsidR="00DF5647" w:rsidRPr="001F46D8" w:rsidRDefault="00C42EC0" w:rsidP="00DE69C5">
      <w:pPr>
        <w:pStyle w:val="NormalWeb"/>
        <w:shd w:val="clear" w:color="auto" w:fill="FFFFFF"/>
        <w:spacing w:before="0" w:beforeAutospacing="0" w:after="0" w:afterAutospacing="0" w:line="360" w:lineRule="atLeast"/>
        <w:ind w:left="720"/>
        <w:jc w:val="both"/>
        <w:rPr>
          <w:rFonts w:asciiTheme="minorHAnsi" w:hAnsiTheme="minorHAnsi" w:cstheme="minorHAnsi"/>
          <w:color w:val="16191F"/>
          <w:sz w:val="28"/>
          <w:szCs w:val="28"/>
        </w:rPr>
      </w:pPr>
      <w:r>
        <w:rPr>
          <w:rFonts w:asciiTheme="minorHAnsi" w:hAnsiTheme="minorHAnsi" w:cstheme="minorHAnsi"/>
          <w:noProof/>
          <w:color w:val="16191F"/>
          <w:sz w:val="28"/>
          <w:szCs w:val="28"/>
        </w:rPr>
        <w:drawing>
          <wp:inline distT="0" distB="0" distL="0" distR="0" wp14:anchorId="4AF2A43E" wp14:editId="5993C46D">
            <wp:extent cx="5451475" cy="3094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1475" cy="3094990"/>
                    </a:xfrm>
                    <a:prstGeom prst="rect">
                      <a:avLst/>
                    </a:prstGeom>
                    <a:noFill/>
                    <a:ln>
                      <a:noFill/>
                    </a:ln>
                  </pic:spPr>
                </pic:pic>
              </a:graphicData>
            </a:graphic>
          </wp:inline>
        </w:drawing>
      </w:r>
    </w:p>
    <w:p w14:paraId="2CFAC78A" w14:textId="77777777" w:rsidR="00DF5647" w:rsidRPr="001F46D8" w:rsidRDefault="00DF5647" w:rsidP="00DE69C5">
      <w:pPr>
        <w:pStyle w:val="NormalWeb"/>
        <w:shd w:val="clear" w:color="auto" w:fill="FFFFFF"/>
        <w:spacing w:before="0" w:beforeAutospacing="0" w:after="0" w:afterAutospacing="0" w:line="360" w:lineRule="atLeast"/>
        <w:ind w:left="720"/>
        <w:jc w:val="both"/>
        <w:rPr>
          <w:rFonts w:asciiTheme="minorHAnsi" w:hAnsiTheme="minorHAnsi" w:cstheme="minorHAnsi"/>
          <w:color w:val="16191F"/>
          <w:sz w:val="28"/>
          <w:szCs w:val="28"/>
        </w:rPr>
      </w:pPr>
    </w:p>
    <w:p w14:paraId="2BC5C915" w14:textId="77777777" w:rsidR="00DF5647" w:rsidRPr="001F46D8" w:rsidRDefault="00DF5647" w:rsidP="0050797C">
      <w:pPr>
        <w:pStyle w:val="Heading1"/>
      </w:pPr>
      <w:bookmarkStart w:id="201" w:name="_Toc112754248"/>
      <w:bookmarkStart w:id="202" w:name="_Toc122446572"/>
      <w:r w:rsidRPr="001F46D8">
        <w:t>Aws Terminology</w:t>
      </w:r>
      <w:bookmarkEnd w:id="201"/>
      <w:bookmarkEnd w:id="202"/>
    </w:p>
    <w:p w14:paraId="5DBFFD33" w14:textId="431DBFC9" w:rsidR="00DF5647" w:rsidRPr="00940229" w:rsidRDefault="00DF5647" w:rsidP="0001401F">
      <w:pPr>
        <w:ind w:left="360"/>
        <w:rPr>
          <w:rFonts w:cstheme="minorHAnsi"/>
          <w:szCs w:val="28"/>
        </w:rPr>
      </w:pPr>
      <w:r w:rsidRPr="00940229">
        <w:rPr>
          <w:rFonts w:eastAsia="Times New Roman" w:cstheme="minorHAnsi"/>
          <w:b/>
          <w:bCs/>
          <w:szCs w:val="28"/>
          <w:lang w:eastAsia="en-IN"/>
        </w:rPr>
        <w:t>Access control list (ACL):</w:t>
      </w:r>
      <w:r w:rsidRPr="00940229">
        <w:rPr>
          <w:rFonts w:eastAsia="Times New Roman" w:cstheme="minorHAnsi"/>
          <w:szCs w:val="28"/>
          <w:lang w:eastAsia="en-IN"/>
        </w:rPr>
        <w:t> A firewall/security layer on the subnet level.</w:t>
      </w:r>
      <w:r w:rsidRPr="00940229">
        <w:rPr>
          <w:rFonts w:cstheme="minorHAnsi"/>
          <w:szCs w:val="28"/>
        </w:rPr>
        <w:t xml:space="preserve"> For more information </w:t>
      </w:r>
      <w:hyperlink r:id="rId18" w:history="1">
        <w:r w:rsidR="00BD7D19" w:rsidRPr="00EE33BD">
          <w:rPr>
            <w:rStyle w:val="Hyperlink"/>
            <w:rFonts w:cstheme="minorHAnsi"/>
            <w:szCs w:val="28"/>
          </w:rPr>
          <w:t>h</w:t>
        </w:r>
        <w:r w:rsidR="00BD7D19" w:rsidRPr="00EE33BD">
          <w:rPr>
            <w:rStyle w:val="Hyperlink"/>
            <w:rFonts w:eastAsia="Times New Roman" w:cstheme="minorHAnsi"/>
            <w:szCs w:val="28"/>
            <w:lang w:eastAsia="en-IN"/>
          </w:rPr>
          <w:t>ttps://docs.aws.amazon.com/AmazonS3/latest/userguide/acls.html</w:t>
        </w:r>
      </w:hyperlink>
      <w:r w:rsidR="00BD7D19">
        <w:rPr>
          <w:rFonts w:eastAsia="Times New Roman" w:cstheme="minorHAnsi"/>
          <w:szCs w:val="28"/>
          <w:lang w:eastAsia="en-IN"/>
        </w:rPr>
        <w:t xml:space="preserve"> </w:t>
      </w:r>
    </w:p>
    <w:p w14:paraId="19BE87B3" w14:textId="1B2F5D3D"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szCs w:val="28"/>
          <w:lang w:eastAsia="en-IN"/>
        </w:rPr>
      </w:pPr>
      <w:r w:rsidRPr="00940229">
        <w:rPr>
          <w:rFonts w:eastAsia="Times New Roman" w:cstheme="minorHAnsi"/>
          <w:b/>
          <w:bCs/>
          <w:szCs w:val="28"/>
          <w:lang w:eastAsia="en-IN"/>
        </w:rPr>
        <w:t>CloudWatch:</w:t>
      </w:r>
      <w:r w:rsidRPr="00940229">
        <w:rPr>
          <w:rFonts w:eastAsia="Times New Roman" w:cstheme="minorHAnsi"/>
          <w:szCs w:val="28"/>
          <w:lang w:eastAsia="en-IN"/>
        </w:rPr>
        <w:t> Service that allows you to monitor various elements of your AWS account.</w:t>
      </w:r>
      <w:r w:rsidRPr="00940229">
        <w:rPr>
          <w:rFonts w:cstheme="minorHAnsi"/>
          <w:szCs w:val="28"/>
        </w:rPr>
        <w:t xml:space="preserve"> For more information: </w:t>
      </w:r>
      <w:hyperlink r:id="rId19" w:history="1">
        <w:r w:rsidR="00BD7D19" w:rsidRPr="00EE33BD">
          <w:rPr>
            <w:rStyle w:val="Hyperlink"/>
            <w:rFonts w:cstheme="minorHAnsi"/>
            <w:szCs w:val="28"/>
          </w:rPr>
          <w:t>h</w:t>
        </w:r>
        <w:r w:rsidR="00BD7D19" w:rsidRPr="00EE33BD">
          <w:rPr>
            <w:rStyle w:val="Hyperlink"/>
            <w:rFonts w:eastAsia="Times New Roman" w:cstheme="minorHAnsi"/>
            <w:szCs w:val="28"/>
            <w:lang w:eastAsia="en-IN"/>
          </w:rPr>
          <w:t>ttps://docs.aws.amazon.com/cloudwatch/index.html</w:t>
        </w:r>
      </w:hyperlink>
      <w:r w:rsidR="00BD7D19">
        <w:rPr>
          <w:rFonts w:eastAsia="Times New Roman" w:cstheme="minorHAnsi"/>
          <w:color w:val="2E74B5" w:themeColor="accent5" w:themeShade="BF"/>
          <w:szCs w:val="28"/>
          <w:lang w:eastAsia="en-IN"/>
        </w:rPr>
        <w:t xml:space="preserve"> </w:t>
      </w:r>
    </w:p>
    <w:p w14:paraId="26B0290F" w14:textId="05D8D5CB"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szCs w:val="28"/>
          <w:lang w:eastAsia="en-IN"/>
        </w:rPr>
      </w:pPr>
      <w:r w:rsidRPr="00940229">
        <w:rPr>
          <w:rFonts w:eastAsia="Times New Roman" w:cstheme="minorHAnsi"/>
          <w:b/>
          <w:bCs/>
          <w:szCs w:val="28"/>
          <w:lang w:eastAsia="en-IN"/>
        </w:rPr>
        <w:t>Lambda:</w:t>
      </w:r>
      <w:r w:rsidRPr="00940229">
        <w:rPr>
          <w:rFonts w:eastAsia="Times New Roman" w:cstheme="minorHAnsi"/>
          <w:szCs w:val="28"/>
          <w:lang w:eastAsia="en-IN"/>
        </w:rPr>
        <w:t> Serverless computing that will replace EC2 instances, for the most part.</w:t>
      </w:r>
      <w:r w:rsidRPr="00940229">
        <w:rPr>
          <w:rFonts w:cstheme="minorHAnsi"/>
          <w:szCs w:val="28"/>
        </w:rPr>
        <w:t xml:space="preserve"> For more information: </w:t>
      </w:r>
      <w:hyperlink r:id="rId20" w:history="1">
        <w:r w:rsidR="00BD7D19" w:rsidRPr="00EE33BD">
          <w:rPr>
            <w:rStyle w:val="Hyperlink"/>
            <w:rFonts w:cstheme="minorHAnsi"/>
            <w:szCs w:val="28"/>
          </w:rPr>
          <w:t>h</w:t>
        </w:r>
        <w:r w:rsidR="00BD7D19" w:rsidRPr="00EE33BD">
          <w:rPr>
            <w:rStyle w:val="Hyperlink"/>
            <w:rFonts w:eastAsia="Times New Roman" w:cstheme="minorHAnsi"/>
            <w:szCs w:val="28"/>
            <w:lang w:eastAsia="en-IN"/>
          </w:rPr>
          <w:t>ttps://docs.aws.amazon.com/lambda/latest/dg/welcome.html</w:t>
        </w:r>
      </w:hyperlink>
      <w:r w:rsidR="00BD7D19">
        <w:rPr>
          <w:rFonts w:eastAsia="Times New Roman" w:cstheme="minorHAnsi"/>
          <w:color w:val="2E74B5" w:themeColor="accent5" w:themeShade="BF"/>
          <w:szCs w:val="28"/>
          <w:lang w:eastAsia="en-IN"/>
        </w:rPr>
        <w:t xml:space="preserve"> </w:t>
      </w:r>
    </w:p>
    <w:p w14:paraId="4F23ED94" w14:textId="089465E1"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color w:val="2E74B5" w:themeColor="accent5" w:themeShade="BF"/>
          <w:szCs w:val="28"/>
          <w:lang w:eastAsia="en-IN"/>
        </w:rPr>
      </w:pPr>
      <w:r w:rsidRPr="00940229">
        <w:rPr>
          <w:rFonts w:eastAsia="Times New Roman" w:cstheme="minorHAnsi"/>
          <w:b/>
          <w:bCs/>
          <w:szCs w:val="28"/>
          <w:lang w:eastAsia="en-IN"/>
        </w:rPr>
        <w:lastRenderedPageBreak/>
        <w:t>Security group (SG):</w:t>
      </w:r>
      <w:r w:rsidRPr="00940229">
        <w:rPr>
          <w:rFonts w:eastAsia="Times New Roman" w:cstheme="minorHAnsi"/>
          <w:szCs w:val="28"/>
          <w:lang w:eastAsia="en-IN"/>
        </w:rPr>
        <w:t> Firewall/security layer on the server/instance level.</w:t>
      </w:r>
      <w:r w:rsidRPr="00940229">
        <w:rPr>
          <w:rFonts w:cstheme="minorHAnsi"/>
          <w:szCs w:val="28"/>
        </w:rPr>
        <w:t xml:space="preserve"> For more information </w:t>
      </w:r>
      <w:hyperlink r:id="rId21" w:history="1">
        <w:r w:rsidR="00BD7D19" w:rsidRPr="00EE33BD">
          <w:rPr>
            <w:rStyle w:val="Hyperlink"/>
            <w:rFonts w:cstheme="minorHAnsi"/>
            <w:szCs w:val="28"/>
          </w:rPr>
          <w:t>h</w:t>
        </w:r>
        <w:r w:rsidR="00BD7D19" w:rsidRPr="00EE33BD">
          <w:rPr>
            <w:rStyle w:val="Hyperlink"/>
            <w:rFonts w:eastAsia="Times New Roman" w:cstheme="minorHAnsi"/>
            <w:szCs w:val="28"/>
            <w:lang w:eastAsia="en-IN"/>
          </w:rPr>
          <w:t>ttps://docs.aws.amazon.com/AWSEC2/latest/UserGuide/ec2-security-groups.html</w:t>
        </w:r>
      </w:hyperlink>
      <w:r w:rsidR="00BD7D19">
        <w:rPr>
          <w:rFonts w:eastAsia="Times New Roman" w:cstheme="minorHAnsi"/>
          <w:color w:val="2E74B5" w:themeColor="accent5" w:themeShade="BF"/>
          <w:szCs w:val="28"/>
          <w:lang w:eastAsia="en-IN"/>
        </w:rPr>
        <w:t xml:space="preserve"> </w:t>
      </w:r>
    </w:p>
    <w:p w14:paraId="305E2B65" w14:textId="38106B59"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color w:val="2E74B5" w:themeColor="accent5" w:themeShade="BF"/>
          <w:szCs w:val="28"/>
          <w:lang w:eastAsia="en-IN"/>
        </w:rPr>
      </w:pPr>
      <w:r w:rsidRPr="00940229">
        <w:rPr>
          <w:rFonts w:eastAsia="Times New Roman" w:cstheme="minorHAnsi"/>
          <w:b/>
          <w:bCs/>
          <w:szCs w:val="28"/>
          <w:lang w:eastAsia="en-IN"/>
        </w:rPr>
        <w:t>Subnet:</w:t>
      </w:r>
      <w:r w:rsidRPr="00940229">
        <w:rPr>
          <w:rFonts w:eastAsia="Times New Roman" w:cstheme="minorHAnsi"/>
          <w:szCs w:val="28"/>
          <w:lang w:eastAsia="en-IN"/>
        </w:rPr>
        <w:t> A subsection of a network and generally includes all the computers in a specific location.</w:t>
      </w:r>
      <w:r w:rsidRPr="00940229">
        <w:rPr>
          <w:rFonts w:cstheme="minorHAnsi"/>
          <w:szCs w:val="28"/>
        </w:rPr>
        <w:t xml:space="preserve"> For more information: </w:t>
      </w:r>
      <w:hyperlink r:id="rId22" w:history="1">
        <w:r w:rsidR="00BD7D19" w:rsidRPr="00EE33BD">
          <w:rPr>
            <w:rStyle w:val="Hyperlink"/>
            <w:rFonts w:cstheme="minorHAnsi"/>
            <w:szCs w:val="28"/>
          </w:rPr>
          <w:t>h</w:t>
        </w:r>
        <w:r w:rsidR="00BD7D19" w:rsidRPr="00EE33BD">
          <w:rPr>
            <w:rStyle w:val="Hyperlink"/>
            <w:rFonts w:eastAsia="Times New Roman" w:cstheme="minorHAnsi"/>
            <w:szCs w:val="28"/>
            <w:lang w:eastAsia="en-IN"/>
          </w:rPr>
          <w:t>ttps://docs.aws.amazon.com/AWSCloudFormation/latest/UserGuide/aws-resource-ec2-subnet.html</w:t>
        </w:r>
      </w:hyperlink>
      <w:r w:rsidR="00BD7D19">
        <w:rPr>
          <w:rFonts w:eastAsia="Times New Roman" w:cstheme="minorHAnsi"/>
          <w:color w:val="2E74B5" w:themeColor="accent5" w:themeShade="BF"/>
          <w:szCs w:val="28"/>
          <w:lang w:eastAsia="en-IN"/>
        </w:rPr>
        <w:t xml:space="preserve"> </w:t>
      </w:r>
    </w:p>
    <w:p w14:paraId="27B3995C" w14:textId="4E969231" w:rsidR="00DF5647" w:rsidRPr="00940229" w:rsidRDefault="00DF5647" w:rsidP="0001401F">
      <w:pPr>
        <w:shd w:val="clear" w:color="auto" w:fill="FFFFFF"/>
        <w:spacing w:before="100" w:beforeAutospacing="1" w:after="100" w:afterAutospacing="1" w:line="480" w:lineRule="atLeast"/>
        <w:ind w:left="360"/>
        <w:rPr>
          <w:rFonts w:eastAsia="Times New Roman" w:cstheme="minorHAnsi"/>
          <w:szCs w:val="28"/>
          <w:lang w:eastAsia="en-IN"/>
        </w:rPr>
      </w:pPr>
      <w:r w:rsidRPr="00940229">
        <w:rPr>
          <w:rFonts w:eastAsia="Times New Roman" w:cstheme="minorHAnsi"/>
          <w:b/>
          <w:bCs/>
          <w:szCs w:val="28"/>
          <w:lang w:eastAsia="en-IN"/>
        </w:rPr>
        <w:t>Virtual Private Cloud (VPC):</w:t>
      </w:r>
      <w:r w:rsidRPr="00940229">
        <w:rPr>
          <w:rFonts w:eastAsia="Times New Roman" w:cstheme="minorHAnsi"/>
          <w:szCs w:val="28"/>
          <w:lang w:eastAsia="en-IN"/>
        </w:rPr>
        <w:t> A private subsection of AWS you control and in which you can place AWS resources.</w:t>
      </w:r>
      <w:r w:rsidRPr="00940229">
        <w:rPr>
          <w:rFonts w:cstheme="minorHAnsi"/>
          <w:szCs w:val="28"/>
        </w:rPr>
        <w:t xml:space="preserve"> For more information: </w:t>
      </w:r>
      <w:hyperlink r:id="rId23" w:history="1">
        <w:r w:rsidR="00BD7D19" w:rsidRPr="00EE33BD">
          <w:rPr>
            <w:rStyle w:val="Hyperlink"/>
            <w:rFonts w:cstheme="minorHAnsi"/>
            <w:szCs w:val="28"/>
          </w:rPr>
          <w:t>h</w:t>
        </w:r>
        <w:r w:rsidR="00BD7D19" w:rsidRPr="00EE33BD">
          <w:rPr>
            <w:rStyle w:val="Hyperlink"/>
            <w:rFonts w:eastAsia="Times New Roman" w:cstheme="minorHAnsi"/>
            <w:szCs w:val="28"/>
            <w:lang w:eastAsia="en-IN"/>
          </w:rPr>
          <w:t>ttps://docs.aws.amazon.com/vpc/latest/userguide/what-is-amazon-vpc.html</w:t>
        </w:r>
      </w:hyperlink>
      <w:r w:rsidR="00BD7D19">
        <w:rPr>
          <w:rFonts w:eastAsia="Times New Roman" w:cstheme="minorHAnsi"/>
          <w:color w:val="2E74B5" w:themeColor="accent5" w:themeShade="BF"/>
          <w:szCs w:val="28"/>
          <w:lang w:eastAsia="en-IN"/>
        </w:rPr>
        <w:t xml:space="preserve"> </w:t>
      </w:r>
    </w:p>
    <w:p w14:paraId="300F25D4" w14:textId="7F96F66C" w:rsidR="00DF5647" w:rsidRPr="006051CD" w:rsidRDefault="00DF5647" w:rsidP="0050797C">
      <w:pPr>
        <w:pStyle w:val="Heading1"/>
      </w:pPr>
      <w:bookmarkStart w:id="203" w:name="_Toc113280426"/>
      <w:bookmarkStart w:id="204" w:name="_Toc122446573"/>
      <w:r w:rsidRPr="006051CD">
        <w:t xml:space="preserve">CloudFormation Template – </w:t>
      </w:r>
      <w:r w:rsidR="003A57A8">
        <w:t>2</w:t>
      </w:r>
      <w:r w:rsidRPr="006051CD">
        <w:t xml:space="preserve">NIC </w:t>
      </w:r>
      <w:r w:rsidR="00C30879">
        <w:t>_</w:t>
      </w:r>
      <w:r w:rsidR="003A57A8">
        <w:t>1</w:t>
      </w:r>
      <w:r w:rsidRPr="006051CD">
        <w:t>VM</w:t>
      </w:r>
      <w:bookmarkEnd w:id="203"/>
      <w:r w:rsidR="00764440">
        <w:t>_GLM</w:t>
      </w:r>
      <w:bookmarkEnd w:id="204"/>
    </w:p>
    <w:p w14:paraId="502B13D3" w14:textId="77777777" w:rsidR="00DF5647" w:rsidRPr="0050797C" w:rsidRDefault="00DF5647" w:rsidP="0050797C">
      <w:pPr>
        <w:pStyle w:val="Heading2"/>
        <w:rPr>
          <w:sz w:val="28"/>
          <w:szCs w:val="28"/>
        </w:rPr>
      </w:pPr>
      <w:bookmarkStart w:id="205" w:name="_Toc99031793"/>
      <w:bookmarkStart w:id="206" w:name="_Toc113280427"/>
      <w:bookmarkStart w:id="207" w:name="_Toc122446574"/>
      <w:r w:rsidRPr="0050797C">
        <w:rPr>
          <w:sz w:val="28"/>
          <w:szCs w:val="28"/>
        </w:rPr>
        <w:t>Overview</w:t>
      </w:r>
      <w:bookmarkEnd w:id="205"/>
      <w:bookmarkEnd w:id="206"/>
      <w:bookmarkEnd w:id="207"/>
    </w:p>
    <w:p w14:paraId="2EB25915" w14:textId="10D19F33" w:rsidR="006746A4" w:rsidRPr="001F46D8" w:rsidRDefault="00DF5647" w:rsidP="006746A4">
      <w:pPr>
        <w:jc w:val="both"/>
        <w:rPr>
          <w:ins w:id="208" w:author="Shubra Singh" w:date="2022-12-20T15:36:00Z"/>
          <w:szCs w:val="28"/>
        </w:rPr>
      </w:pPr>
      <w:del w:id="209" w:author="Shubra Singh" w:date="2022-12-20T15:37:00Z">
        <w:r w:rsidDel="006746A4">
          <w:tab/>
        </w:r>
        <w:r w:rsidRPr="001F46D8" w:rsidDel="006746A4">
          <w:rPr>
            <w:szCs w:val="28"/>
          </w:rPr>
          <w:delText xml:space="preserve">CloudFormation template to create </w:delText>
        </w:r>
        <w:r w:rsidR="003A57A8" w:rsidDel="006746A4">
          <w:rPr>
            <w:szCs w:val="28"/>
          </w:rPr>
          <w:delText>2</w:delText>
        </w:r>
        <w:r w:rsidRPr="001F46D8" w:rsidDel="006746A4">
          <w:rPr>
            <w:szCs w:val="28"/>
          </w:rPr>
          <w:delText xml:space="preserve">NIC </w:delText>
        </w:r>
        <w:r w:rsidR="003A57A8" w:rsidDel="006746A4">
          <w:rPr>
            <w:szCs w:val="28"/>
          </w:rPr>
          <w:delText>1</w:delText>
        </w:r>
        <w:r w:rsidRPr="001F46D8" w:rsidDel="006746A4">
          <w:rPr>
            <w:szCs w:val="28"/>
          </w:rPr>
          <w:delText xml:space="preserve"> vThunder instance on A</w:delText>
        </w:r>
        <w:r w:rsidR="00CB253D" w:rsidDel="006746A4">
          <w:rPr>
            <w:szCs w:val="28"/>
          </w:rPr>
          <w:delText>WS</w:delText>
        </w:r>
        <w:r w:rsidRPr="001F46D8" w:rsidDel="006746A4">
          <w:rPr>
            <w:szCs w:val="28"/>
          </w:rPr>
          <w:delText xml:space="preserve"> portal.</w:delText>
        </w:r>
      </w:del>
      <w:ins w:id="210" w:author="Shubra Singh" w:date="2022-12-20T15:36:00Z">
        <w:r w:rsidR="006746A4" w:rsidRPr="001F46D8">
          <w:rPr>
            <w:szCs w:val="28"/>
          </w:rPr>
          <w:t xml:space="preserve">CloudFormation template to create </w:t>
        </w:r>
        <w:r w:rsidR="006746A4">
          <w:rPr>
            <w:szCs w:val="28"/>
          </w:rPr>
          <w:t>2</w:t>
        </w:r>
        <w:r w:rsidR="006746A4" w:rsidRPr="001F46D8">
          <w:rPr>
            <w:szCs w:val="28"/>
          </w:rPr>
          <w:t xml:space="preserve">NIC </w:t>
        </w:r>
        <w:r w:rsidR="006746A4">
          <w:rPr>
            <w:szCs w:val="28"/>
          </w:rPr>
          <w:t>1</w:t>
        </w:r>
        <w:r w:rsidR="006746A4" w:rsidRPr="001F46D8">
          <w:rPr>
            <w:szCs w:val="28"/>
          </w:rPr>
          <w:t xml:space="preserve"> </w:t>
        </w:r>
        <w:proofErr w:type="spellStart"/>
        <w:r w:rsidR="006746A4" w:rsidRPr="001F46D8">
          <w:rPr>
            <w:szCs w:val="28"/>
          </w:rPr>
          <w:t>vThunder</w:t>
        </w:r>
        <w:proofErr w:type="spellEnd"/>
        <w:r w:rsidR="006746A4" w:rsidRPr="001F46D8">
          <w:rPr>
            <w:szCs w:val="28"/>
          </w:rPr>
          <w:t xml:space="preserve"> instance on A</w:t>
        </w:r>
        <w:r w:rsidR="006746A4">
          <w:rPr>
            <w:szCs w:val="28"/>
          </w:rPr>
          <w:t>WS</w:t>
        </w:r>
        <w:r w:rsidR="006746A4" w:rsidRPr="001F46D8">
          <w:rPr>
            <w:szCs w:val="28"/>
          </w:rPr>
          <w:t xml:space="preserve"> portal.</w:t>
        </w:r>
      </w:ins>
    </w:p>
    <w:p w14:paraId="0B104303" w14:textId="77777777" w:rsidR="006746A4" w:rsidRPr="0050797C" w:rsidRDefault="006746A4" w:rsidP="006746A4">
      <w:pPr>
        <w:pStyle w:val="Heading2"/>
        <w:rPr>
          <w:ins w:id="211" w:author="Shubra Singh" w:date="2022-12-20T15:36:00Z"/>
          <w:sz w:val="28"/>
          <w:szCs w:val="28"/>
        </w:rPr>
      </w:pPr>
      <w:bookmarkStart w:id="212" w:name="_Toc121685646"/>
      <w:bookmarkStart w:id="213" w:name="_Toc122446575"/>
      <w:ins w:id="214" w:author="Shubra Singh" w:date="2022-12-20T15:36:00Z">
        <w:r w:rsidRPr="0050797C">
          <w:rPr>
            <w:sz w:val="28"/>
            <w:szCs w:val="28"/>
          </w:rPr>
          <w:t>Prerequisites</w:t>
        </w:r>
        <w:bookmarkEnd w:id="212"/>
        <w:bookmarkEnd w:id="213"/>
      </w:ins>
    </w:p>
    <w:p w14:paraId="09E78F67" w14:textId="77777777" w:rsidR="006746A4" w:rsidRPr="00C8400E" w:rsidRDefault="006746A4" w:rsidP="006746A4">
      <w:pPr>
        <w:pStyle w:val="Heading3"/>
        <w:rPr>
          <w:ins w:id="215" w:author="Shubra Singh" w:date="2022-12-20T15:36:00Z"/>
        </w:rPr>
      </w:pPr>
      <w:bookmarkStart w:id="216" w:name="_Toc121685647"/>
      <w:bookmarkStart w:id="217" w:name="_Toc122446576"/>
      <w:ins w:id="218" w:author="Shubra Singh" w:date="2022-12-20T15:36:00Z">
        <w:r w:rsidRPr="001C182B">
          <w:t>AWS Account &amp; Subscription.</w:t>
        </w:r>
        <w:bookmarkEnd w:id="216"/>
        <w:bookmarkEnd w:id="217"/>
      </w:ins>
    </w:p>
    <w:p w14:paraId="13751692" w14:textId="77777777" w:rsidR="006746A4" w:rsidRDefault="006746A4" w:rsidP="006746A4">
      <w:pPr>
        <w:rPr>
          <w:ins w:id="219" w:author="Shubra Singh" w:date="2022-12-20T15:36:00Z"/>
        </w:rPr>
      </w:pPr>
      <w:bookmarkStart w:id="220" w:name="_Hlk122445825"/>
      <w:ins w:id="221" w:author="Shubra Singh" w:date="2022-12-20T15:36:00Z">
        <w:r>
          <w:t xml:space="preserve">Generate </w:t>
        </w:r>
        <w:proofErr w:type="spellStart"/>
        <w:r>
          <w:t>access_key_id</w:t>
        </w:r>
        <w:proofErr w:type="spellEnd"/>
        <w:r>
          <w:t xml:space="preserve"> and </w:t>
        </w:r>
        <w:proofErr w:type="spellStart"/>
        <w:r>
          <w:t>secret_access_key</w:t>
        </w:r>
        <w:proofErr w:type="spellEnd"/>
        <w:r>
          <w:t xml:space="preserve"> if you don’t have it. For more details visit:</w:t>
        </w:r>
      </w:ins>
    </w:p>
    <w:p w14:paraId="0DEFA2B4" w14:textId="77777777" w:rsidR="006746A4" w:rsidRDefault="006746A4" w:rsidP="006746A4">
      <w:pPr>
        <w:rPr>
          <w:ins w:id="222" w:author="Shubra Singh" w:date="2022-12-20T15:36:00Z"/>
        </w:rPr>
      </w:pPr>
      <w:ins w:id="223" w:author="Shubra Singh" w:date="2022-12-20T15:36:00Z">
        <w:r>
          <w:fldChar w:fldCharType="begin"/>
        </w:r>
        <w:r>
          <w:instrText>HYPERLINK "https://docs.aws.amazon.com/powershell/latest/userguide/pstools-appendix-sign-up.html"</w:instrText>
        </w:r>
        <w:r>
          <w:fldChar w:fldCharType="separate"/>
        </w:r>
        <w:r w:rsidRPr="001C182B">
          <w:rPr>
            <w:rStyle w:val="Hyperlink"/>
          </w:rPr>
          <w:t>https://docs.aws.amazon.com/powershell/latest/userguide/pstools-appendix-sign-up.html</w:t>
        </w:r>
        <w:r>
          <w:rPr>
            <w:rStyle w:val="Hyperlink"/>
          </w:rPr>
          <w:fldChar w:fldCharType="end"/>
        </w:r>
      </w:ins>
    </w:p>
    <w:p w14:paraId="3D4187B1" w14:textId="77777777" w:rsidR="006746A4" w:rsidRDefault="006746A4" w:rsidP="006746A4">
      <w:pPr>
        <w:pStyle w:val="Heading3"/>
        <w:rPr>
          <w:ins w:id="224" w:author="Shubra Singh" w:date="2022-12-20T15:36:00Z"/>
        </w:rPr>
      </w:pPr>
      <w:bookmarkStart w:id="225" w:name="_Toc121685648"/>
      <w:bookmarkStart w:id="226" w:name="_Toc122446577"/>
      <w:ins w:id="227" w:author="Shubra Singh" w:date="2022-12-20T15:36:00Z">
        <w:r>
          <w:t>AWS Account and Environment Setup to Run CFT Template [One Time Step]</w:t>
        </w:r>
        <w:bookmarkEnd w:id="225"/>
        <w:bookmarkEnd w:id="226"/>
      </w:ins>
    </w:p>
    <w:p w14:paraId="15FF62E7" w14:textId="77777777" w:rsidR="006746A4" w:rsidRDefault="006746A4" w:rsidP="006746A4">
      <w:pPr>
        <w:pStyle w:val="ListParagraph"/>
        <w:numPr>
          <w:ilvl w:val="0"/>
          <w:numId w:val="33"/>
        </w:numPr>
        <w:rPr>
          <w:ins w:id="228" w:author="Shubra Singh" w:date="2022-12-20T15:36:00Z"/>
        </w:rPr>
      </w:pPr>
      <w:ins w:id="229" w:author="Shubra Singh" w:date="2022-12-20T15:36:00Z">
        <w:r>
          <w:t>Download and install python setup using following link:</w:t>
        </w:r>
      </w:ins>
    </w:p>
    <w:p w14:paraId="0181E3FB" w14:textId="77777777" w:rsidR="006746A4" w:rsidRDefault="006746A4" w:rsidP="006746A4">
      <w:pPr>
        <w:pStyle w:val="ListParagraph"/>
        <w:ind w:left="1080"/>
        <w:rPr>
          <w:ins w:id="230" w:author="Shubra Singh" w:date="2022-12-20T15:36:00Z"/>
        </w:rPr>
      </w:pPr>
      <w:ins w:id="231" w:author="Shubra Singh" w:date="2022-12-20T15:36:00Z">
        <w:r>
          <w:fldChar w:fldCharType="begin"/>
        </w:r>
        <w:r>
          <w:instrText>HYPERLINK "https://www.python.org/ftp/python/3.8.5/python-3.8.5-amd64.exe"</w:instrText>
        </w:r>
        <w:r>
          <w:fldChar w:fldCharType="separate"/>
        </w:r>
        <w:r w:rsidRPr="00AE7C85">
          <w:rPr>
            <w:rStyle w:val="Hyperlink"/>
          </w:rPr>
          <w:t>https://www.python.org/ftp/python/3.8.5/python-3.8.5-amd64.exe</w:t>
        </w:r>
        <w:r>
          <w:rPr>
            <w:rStyle w:val="Hyperlink"/>
          </w:rPr>
          <w:fldChar w:fldCharType="end"/>
        </w:r>
      </w:ins>
    </w:p>
    <w:p w14:paraId="6F13C02A" w14:textId="77777777" w:rsidR="006746A4" w:rsidRDefault="006746A4" w:rsidP="006746A4">
      <w:pPr>
        <w:pStyle w:val="ListParagraph"/>
        <w:numPr>
          <w:ilvl w:val="0"/>
          <w:numId w:val="34"/>
        </w:numPr>
        <w:ind w:left="1440"/>
        <w:jc w:val="both"/>
        <w:rPr>
          <w:ins w:id="232" w:author="Shubra Singh" w:date="2022-12-20T15:36:00Z"/>
          <w:szCs w:val="28"/>
        </w:rPr>
      </w:pPr>
      <w:ins w:id="233" w:author="Shubra Singh" w:date="2022-12-20T15:36:00Z">
        <w:r w:rsidRPr="00B31945">
          <w:rPr>
            <w:szCs w:val="28"/>
          </w:rPr>
          <w:t xml:space="preserve">To verify that Python is available on our local machine, we need to open the command line (in Windows search, type </w:t>
        </w:r>
        <w:proofErr w:type="spellStart"/>
        <w:r w:rsidRPr="00B31945">
          <w:rPr>
            <w:szCs w:val="28"/>
          </w:rPr>
          <w:t>cmd</w:t>
        </w:r>
        <w:proofErr w:type="spellEnd"/>
        <w:r w:rsidRPr="00B31945">
          <w:rPr>
            <w:szCs w:val="28"/>
          </w:rPr>
          <w:t xml:space="preserve"> and press Enter to open Command Prompt or right-click on the Start button </w:t>
        </w:r>
        <w:r w:rsidRPr="00B31945">
          <w:rPr>
            <w:szCs w:val="28"/>
          </w:rPr>
          <w:lastRenderedPageBreak/>
          <w:t>and select Windows</w:t>
        </w:r>
        <w:r>
          <w:rPr>
            <w:szCs w:val="28"/>
          </w:rPr>
          <w:t xml:space="preserve"> Command Prompt</w:t>
        </w:r>
        <w:r w:rsidRPr="00B31945">
          <w:rPr>
            <w:szCs w:val="28"/>
          </w:rPr>
          <w:t>), type python, and press Enter.</w:t>
        </w:r>
      </w:ins>
    </w:p>
    <w:p w14:paraId="5759C409" w14:textId="0D6589F6" w:rsidR="006746A4" w:rsidRPr="007823D6" w:rsidRDefault="006746A4">
      <w:pPr>
        <w:pStyle w:val="ListParagraph"/>
        <w:numPr>
          <w:ilvl w:val="0"/>
          <w:numId w:val="34"/>
        </w:numPr>
        <w:ind w:left="1440"/>
        <w:jc w:val="both"/>
        <w:rPr>
          <w:ins w:id="234" w:author="Shubra Singh" w:date="2022-12-20T15:36:00Z"/>
          <w:szCs w:val="28"/>
        </w:rPr>
        <w:pPrChange w:id="235" w:author="Shubra Singh" w:date="2022-12-20T16:05:00Z">
          <w:pPr>
            <w:ind w:left="360"/>
            <w:jc w:val="both"/>
          </w:pPr>
        </w:pPrChange>
      </w:pPr>
      <w:ins w:id="236" w:author="Shubra Singh" w:date="2022-12-20T15:36:00Z">
        <w:r w:rsidRPr="00B31945">
          <w:rPr>
            <w:szCs w:val="28"/>
          </w:rPr>
          <w:t>If Python is properly installed, we will see a notification like the one below:</w:t>
        </w:r>
      </w:ins>
    </w:p>
    <w:p w14:paraId="29C281B6" w14:textId="77777777" w:rsidR="006746A4" w:rsidRPr="00F1479E" w:rsidRDefault="006746A4" w:rsidP="006746A4">
      <w:pPr>
        <w:pStyle w:val="ListParagraph"/>
        <w:ind w:left="1800"/>
        <w:rPr>
          <w:ins w:id="237" w:author="Shubra Singh" w:date="2022-12-20T15:36:00Z"/>
          <w:i/>
          <w:iCs/>
          <w:sz w:val="22"/>
          <w:szCs w:val="16"/>
        </w:rPr>
      </w:pPr>
      <w:ins w:id="238" w:author="Shubra Singh" w:date="2022-12-20T15:36:00Z">
        <w:r w:rsidRPr="00F1479E">
          <w:rPr>
            <w:i/>
            <w:iCs/>
            <w:sz w:val="22"/>
            <w:szCs w:val="16"/>
          </w:rPr>
          <w:t>Python 3.</w:t>
        </w:r>
        <w:r>
          <w:rPr>
            <w:i/>
            <w:iCs/>
            <w:sz w:val="22"/>
            <w:szCs w:val="16"/>
          </w:rPr>
          <w:t>8</w:t>
        </w:r>
        <w:r w:rsidRPr="00F1479E">
          <w:rPr>
            <w:i/>
            <w:iCs/>
            <w:sz w:val="22"/>
            <w:szCs w:val="16"/>
          </w:rPr>
          <w:t>.</w:t>
        </w:r>
        <w:r>
          <w:rPr>
            <w:i/>
            <w:iCs/>
            <w:sz w:val="22"/>
            <w:szCs w:val="16"/>
          </w:rPr>
          <w:t>x</w:t>
        </w:r>
        <w:r w:rsidRPr="00F1479E">
          <w:rPr>
            <w:i/>
            <w:iCs/>
            <w:sz w:val="22"/>
            <w:szCs w:val="16"/>
          </w:rPr>
          <w:t xml:space="preserve"> (tags/v3.10.</w:t>
        </w:r>
        <w:proofErr w:type="gramStart"/>
        <w:r w:rsidRPr="00F1479E">
          <w:rPr>
            <w:i/>
            <w:iCs/>
            <w:sz w:val="22"/>
            <w:szCs w:val="16"/>
          </w:rPr>
          <w:t>2:a</w:t>
        </w:r>
        <w:proofErr w:type="gramEnd"/>
        <w:r w:rsidRPr="00F1479E">
          <w:rPr>
            <w:i/>
            <w:iCs/>
            <w:sz w:val="22"/>
            <w:szCs w:val="16"/>
          </w:rPr>
          <w:t>58ebcc, Jan 17 2022, 14:12:15) [MSC v.1929 64 bit (AMD64)] on win32 Type "help," "copyright," "credits," or "license" for more information.</w:t>
        </w:r>
      </w:ins>
    </w:p>
    <w:p w14:paraId="25F6E0EF" w14:textId="77777777" w:rsidR="006746A4" w:rsidRPr="00F1479E" w:rsidRDefault="006746A4" w:rsidP="006746A4">
      <w:pPr>
        <w:pStyle w:val="ListParagraph"/>
        <w:numPr>
          <w:ilvl w:val="0"/>
          <w:numId w:val="34"/>
        </w:numPr>
        <w:ind w:left="1440"/>
        <w:rPr>
          <w:ins w:id="239" w:author="Shubra Singh" w:date="2022-12-20T15:36:00Z"/>
        </w:rPr>
      </w:pPr>
      <w:ins w:id="240" w:author="Shubra Singh" w:date="2022-12-20T15:36:00Z">
        <w:r>
          <w:rPr>
            <w:rFonts w:ascii="Source Sans Pro" w:hAnsi="Source Sans Pro"/>
            <w:color w:val="212529"/>
            <w:szCs w:val="28"/>
            <w:shd w:val="clear" w:color="auto" w:fill="FFFFFF"/>
          </w:rPr>
          <w:t>To check if PIP is already installed on Windows, we should open the command line again, type </w:t>
        </w:r>
        <w:r>
          <w:rPr>
            <w:rStyle w:val="HTMLCode"/>
            <w:rFonts w:ascii="var(--bs-font-monospace)" w:eastAsiaTheme="minorEastAsia" w:hAnsi="var(--bs-font-monospace)"/>
            <w:sz w:val="21"/>
            <w:szCs w:val="21"/>
            <w:shd w:val="clear" w:color="auto" w:fill="FFFFFF"/>
          </w:rPr>
          <w:t>pip</w:t>
        </w:r>
        <w:r>
          <w:rPr>
            <w:rFonts w:ascii="Source Sans Pro" w:hAnsi="Source Sans Pro"/>
            <w:color w:val="212529"/>
            <w:szCs w:val="28"/>
            <w:shd w:val="clear" w:color="auto" w:fill="FFFFFF"/>
          </w:rPr>
          <w:t>, and press </w:t>
        </w:r>
        <w:r>
          <w:rPr>
            <w:rStyle w:val="HTMLCode"/>
            <w:rFonts w:ascii="var(--bs-font-monospace)" w:eastAsiaTheme="minorEastAsia" w:hAnsi="var(--bs-font-monospace)"/>
            <w:sz w:val="21"/>
            <w:szCs w:val="21"/>
            <w:shd w:val="clear" w:color="auto" w:fill="FFFFFF"/>
          </w:rPr>
          <w:t>Enter</w:t>
        </w:r>
        <w:r>
          <w:rPr>
            <w:rFonts w:ascii="Source Sans Pro" w:hAnsi="Source Sans Pro"/>
            <w:color w:val="212529"/>
            <w:szCs w:val="28"/>
            <w:shd w:val="clear" w:color="auto" w:fill="FFFFFF"/>
          </w:rPr>
          <w:t>.</w:t>
        </w:r>
      </w:ins>
    </w:p>
    <w:p w14:paraId="0B20050C" w14:textId="77777777" w:rsidR="006746A4" w:rsidRDefault="006746A4" w:rsidP="006746A4">
      <w:pPr>
        <w:pStyle w:val="ListParagraph"/>
        <w:numPr>
          <w:ilvl w:val="0"/>
          <w:numId w:val="34"/>
        </w:numPr>
        <w:ind w:left="1440"/>
        <w:rPr>
          <w:ins w:id="241" w:author="Shubra Singh" w:date="2022-12-20T15:36:00Z"/>
        </w:rPr>
      </w:pPr>
      <w:ins w:id="242" w:author="Shubra Singh" w:date="2022-12-20T15:36:00Z">
        <w:r>
          <w:t>If PIP is installed, we will receive a long notification explaining the program usage, all the available commands and options. Otherwise, if PIP is not installed, the output will be:</w:t>
        </w:r>
      </w:ins>
    </w:p>
    <w:p w14:paraId="666E5721" w14:textId="77777777" w:rsidR="006746A4" w:rsidRPr="00B31945" w:rsidRDefault="006746A4" w:rsidP="006746A4">
      <w:pPr>
        <w:ind w:left="1340"/>
        <w:rPr>
          <w:ins w:id="243" w:author="Shubra Singh" w:date="2022-12-20T15:36:00Z"/>
          <w:i/>
          <w:iCs/>
          <w:sz w:val="24"/>
          <w:szCs w:val="18"/>
        </w:rPr>
      </w:pPr>
      <w:ins w:id="244" w:author="Shubra Singh" w:date="2022-12-20T15:36:00Z">
        <w:r w:rsidRPr="00B31945">
          <w:rPr>
            <w:i/>
            <w:iCs/>
            <w:sz w:val="24"/>
            <w:szCs w:val="18"/>
          </w:rPr>
          <w:t xml:space="preserve">'pip' is not recognized as an internal or external command, operable </w:t>
        </w:r>
        <w:proofErr w:type="gramStart"/>
        <w:r w:rsidRPr="00B31945">
          <w:rPr>
            <w:i/>
            <w:iCs/>
            <w:sz w:val="24"/>
            <w:szCs w:val="18"/>
          </w:rPr>
          <w:t>program</w:t>
        </w:r>
        <w:proofErr w:type="gramEnd"/>
        <w:r w:rsidRPr="00B31945">
          <w:rPr>
            <w:i/>
            <w:iCs/>
            <w:sz w:val="24"/>
            <w:szCs w:val="18"/>
          </w:rPr>
          <w:t xml:space="preserve"> or </w:t>
        </w:r>
        <w:r>
          <w:rPr>
            <w:i/>
            <w:iCs/>
            <w:sz w:val="24"/>
            <w:szCs w:val="18"/>
          </w:rPr>
          <w:t xml:space="preserve">       </w:t>
        </w:r>
        <w:r w:rsidRPr="00B31945">
          <w:rPr>
            <w:i/>
            <w:iCs/>
            <w:sz w:val="24"/>
            <w:szCs w:val="18"/>
          </w:rPr>
          <w:t>batch file.</w:t>
        </w:r>
      </w:ins>
    </w:p>
    <w:p w14:paraId="3211688D" w14:textId="77777777" w:rsidR="006746A4" w:rsidRPr="00B31945" w:rsidRDefault="006746A4" w:rsidP="006746A4">
      <w:pPr>
        <w:pStyle w:val="ListParagraph"/>
        <w:numPr>
          <w:ilvl w:val="0"/>
          <w:numId w:val="34"/>
        </w:numPr>
        <w:ind w:left="1440"/>
        <w:rPr>
          <w:ins w:id="245" w:author="Shubra Singh" w:date="2022-12-20T15:36:00Z"/>
        </w:rPr>
      </w:pPr>
      <w:ins w:id="246" w:author="Shubra Singh" w:date="2022-12-20T15:36:00Z">
        <w:r w:rsidRPr="00B31945">
          <w:t>To install pip on window visit:</w:t>
        </w:r>
      </w:ins>
    </w:p>
    <w:p w14:paraId="60E4C1B6" w14:textId="77777777" w:rsidR="006746A4" w:rsidRPr="00B31945" w:rsidRDefault="006746A4" w:rsidP="006746A4">
      <w:pPr>
        <w:pStyle w:val="ListParagraph"/>
        <w:ind w:left="1800"/>
        <w:rPr>
          <w:ins w:id="247" w:author="Shubra Singh" w:date="2022-12-20T15:36:00Z"/>
          <w:sz w:val="24"/>
          <w:szCs w:val="18"/>
        </w:rPr>
      </w:pPr>
      <w:ins w:id="248" w:author="Shubra Singh" w:date="2022-12-20T15:36:00Z">
        <w:r>
          <w:fldChar w:fldCharType="begin"/>
        </w:r>
        <w:r>
          <w:instrText>HYPERLINK "https://pip.pypa.io/en/stable/installation/"</w:instrText>
        </w:r>
        <w:r>
          <w:fldChar w:fldCharType="separate"/>
        </w:r>
        <w:r w:rsidRPr="00B31945">
          <w:rPr>
            <w:rStyle w:val="Hyperlink"/>
            <w:sz w:val="24"/>
            <w:szCs w:val="18"/>
          </w:rPr>
          <w:t>https://pip.pypa.io/en/stable/installation</w:t>
        </w:r>
        <w:r>
          <w:rPr>
            <w:rStyle w:val="Hyperlink"/>
            <w:sz w:val="24"/>
            <w:szCs w:val="18"/>
          </w:rPr>
          <w:fldChar w:fldCharType="end"/>
        </w:r>
      </w:ins>
    </w:p>
    <w:p w14:paraId="42E850D0" w14:textId="77777777" w:rsidR="006746A4" w:rsidRPr="00B31945" w:rsidRDefault="006746A4" w:rsidP="006746A4">
      <w:pPr>
        <w:pStyle w:val="ListParagraph"/>
        <w:numPr>
          <w:ilvl w:val="0"/>
          <w:numId w:val="33"/>
        </w:numPr>
        <w:rPr>
          <w:ins w:id="249" w:author="Shubra Singh" w:date="2022-12-20T15:36:00Z"/>
          <w:szCs w:val="28"/>
        </w:rPr>
      </w:pPr>
      <w:ins w:id="250" w:author="Shubra Singh" w:date="2022-12-20T15:36:00Z">
        <w:r w:rsidRPr="00B31945">
          <w:rPr>
            <w:szCs w:val="28"/>
          </w:rPr>
          <w:t>Install all dependencies</w:t>
        </w:r>
        <w:r>
          <w:rPr>
            <w:szCs w:val="28"/>
          </w:rPr>
          <w:t xml:space="preserve"> go to current working directory </w:t>
        </w:r>
        <w:proofErr w:type="gramStart"/>
        <w:r>
          <w:rPr>
            <w:szCs w:val="28"/>
          </w:rPr>
          <w:t xml:space="preserve">and </w:t>
        </w:r>
        <w:r w:rsidRPr="00B31945">
          <w:rPr>
            <w:szCs w:val="28"/>
          </w:rPr>
          <w:t xml:space="preserve"> us</w:t>
        </w:r>
        <w:r>
          <w:rPr>
            <w:szCs w:val="28"/>
          </w:rPr>
          <w:t>e</w:t>
        </w:r>
        <w:proofErr w:type="gramEnd"/>
        <w:r w:rsidRPr="00B31945">
          <w:rPr>
            <w:szCs w:val="28"/>
          </w:rPr>
          <w:t xml:space="preserve"> following command</w:t>
        </w:r>
        <w:r>
          <w:rPr>
            <w:szCs w:val="28"/>
          </w:rPr>
          <w:t>:</w:t>
        </w:r>
      </w:ins>
    </w:p>
    <w:p w14:paraId="65711267" w14:textId="77777777" w:rsidR="006746A4" w:rsidRPr="00AE7C85" w:rsidRDefault="006746A4" w:rsidP="006746A4">
      <w:pPr>
        <w:pStyle w:val="ListParagraph"/>
        <w:jc w:val="both"/>
        <w:rPr>
          <w:ins w:id="251" w:author="Shubra Singh" w:date="2022-12-20T15:36:00Z"/>
          <w:color w:val="2E74B5" w:themeColor="accent5" w:themeShade="BF"/>
          <w:szCs w:val="28"/>
        </w:rPr>
      </w:pPr>
      <w:ins w:id="252" w:author="Shubra Singh" w:date="2022-12-20T15:36:00Z">
        <w:r>
          <w:rPr>
            <w:color w:val="2E74B5" w:themeColor="accent5" w:themeShade="BF"/>
            <w:szCs w:val="28"/>
          </w:rPr>
          <w:t xml:space="preserve">      </w:t>
        </w:r>
        <w:r w:rsidRPr="00612D41">
          <w:rPr>
            <w:color w:val="2E74B5" w:themeColor="accent5" w:themeShade="BF"/>
            <w:szCs w:val="28"/>
          </w:rPr>
          <w:t>pip install -r requirements.txt</w:t>
        </w:r>
      </w:ins>
    </w:p>
    <w:p w14:paraId="3DDBE743" w14:textId="77777777" w:rsidR="006746A4" w:rsidRPr="001E5C7E" w:rsidRDefault="006746A4" w:rsidP="006746A4">
      <w:pPr>
        <w:pStyle w:val="ListParagraph"/>
        <w:numPr>
          <w:ilvl w:val="0"/>
          <w:numId w:val="33"/>
        </w:numPr>
        <w:rPr>
          <w:ins w:id="253" w:author="Shubra Singh" w:date="2022-12-20T15:36:00Z"/>
        </w:rPr>
      </w:pPr>
      <w:ins w:id="254" w:author="Shubra Singh" w:date="2022-12-20T15:36:00Z">
        <w:r>
          <w:t>Locate and open /credentials in current working directory.</w:t>
        </w:r>
      </w:ins>
    </w:p>
    <w:p w14:paraId="3843DA1F" w14:textId="77777777" w:rsidR="006746A4" w:rsidRDefault="006746A4" w:rsidP="006746A4">
      <w:pPr>
        <w:pStyle w:val="NormalWeb"/>
        <w:numPr>
          <w:ilvl w:val="0"/>
          <w:numId w:val="33"/>
        </w:numPr>
        <w:shd w:val="clear" w:color="auto" w:fill="FFFFFF"/>
        <w:spacing w:before="0" w:beforeAutospacing="0" w:after="0" w:afterAutospacing="0" w:line="360" w:lineRule="atLeast"/>
        <w:jc w:val="both"/>
        <w:rPr>
          <w:ins w:id="255" w:author="Shubra Singh" w:date="2022-12-20T15:36:00Z"/>
          <w:rStyle w:val="HTMLCode"/>
          <w:rFonts w:asciiTheme="minorHAnsi" w:hAnsiTheme="minorHAnsi" w:cstheme="minorHAnsi"/>
          <w:color w:val="16191F"/>
          <w:sz w:val="28"/>
          <w:szCs w:val="28"/>
        </w:rPr>
      </w:pPr>
      <w:ins w:id="256" w:author="Shubra Singh" w:date="2022-12-20T15:36:00Z">
        <w:r>
          <w:rPr>
            <w:rStyle w:val="HTMLCode"/>
            <w:rFonts w:asciiTheme="minorHAnsi" w:hAnsiTheme="minorHAnsi" w:cstheme="minorHAnsi"/>
            <w:color w:val="16191F"/>
            <w:sz w:val="28"/>
            <w:szCs w:val="28"/>
          </w:rPr>
          <w:t>C</w:t>
        </w:r>
        <w:r w:rsidRPr="00182A0C">
          <w:rPr>
            <w:rStyle w:val="HTMLCode"/>
            <w:rFonts w:asciiTheme="minorHAnsi" w:hAnsiTheme="minorHAnsi" w:cstheme="minorHAnsi"/>
            <w:color w:val="16191F"/>
            <w:sz w:val="28"/>
            <w:szCs w:val="28"/>
          </w:rPr>
          <w:t>hange the access key as well as secret</w:t>
        </w:r>
        <w:r>
          <w:rPr>
            <w:rStyle w:val="HTMLCode"/>
            <w:rFonts w:asciiTheme="minorHAnsi" w:hAnsiTheme="minorHAnsi" w:cstheme="minorHAnsi"/>
            <w:color w:val="16191F"/>
            <w:sz w:val="28"/>
            <w:szCs w:val="28"/>
          </w:rPr>
          <w:t xml:space="preserve"> access</w:t>
        </w:r>
        <w:r w:rsidRPr="00182A0C">
          <w:rPr>
            <w:rStyle w:val="HTMLCode"/>
            <w:rFonts w:asciiTheme="minorHAnsi" w:hAnsiTheme="minorHAnsi" w:cstheme="minorHAnsi"/>
            <w:color w:val="16191F"/>
            <w:sz w:val="28"/>
            <w:szCs w:val="28"/>
          </w:rPr>
          <w:t xml:space="preserve"> key</w:t>
        </w:r>
        <w:r>
          <w:rPr>
            <w:rStyle w:val="HTMLCode"/>
            <w:rFonts w:asciiTheme="minorHAnsi" w:hAnsiTheme="minorHAnsi" w:cstheme="minorHAnsi"/>
            <w:color w:val="16191F"/>
            <w:sz w:val="28"/>
            <w:szCs w:val="28"/>
          </w:rPr>
          <w:t xml:space="preserve"> as per your </w:t>
        </w:r>
        <w:proofErr w:type="spellStart"/>
        <w:r>
          <w:rPr>
            <w:rStyle w:val="HTMLCode"/>
            <w:rFonts w:asciiTheme="minorHAnsi" w:hAnsiTheme="minorHAnsi" w:cstheme="minorHAnsi"/>
            <w:color w:val="16191F"/>
            <w:sz w:val="28"/>
            <w:szCs w:val="28"/>
          </w:rPr>
          <w:t>aws</w:t>
        </w:r>
        <w:proofErr w:type="spellEnd"/>
        <w:r>
          <w:rPr>
            <w:rStyle w:val="HTMLCode"/>
            <w:rFonts w:asciiTheme="minorHAnsi" w:hAnsiTheme="minorHAnsi" w:cstheme="minorHAnsi"/>
            <w:color w:val="16191F"/>
            <w:sz w:val="28"/>
            <w:szCs w:val="28"/>
          </w:rPr>
          <w:t xml:space="preserve"> account.</w:t>
        </w:r>
      </w:ins>
    </w:p>
    <w:p w14:paraId="1E139681" w14:textId="77777777" w:rsidR="006746A4" w:rsidRPr="001C182B" w:rsidRDefault="006746A4" w:rsidP="006746A4">
      <w:pPr>
        <w:pStyle w:val="NormalWeb"/>
        <w:shd w:val="clear" w:color="auto" w:fill="FFFFFF"/>
        <w:spacing w:before="0" w:beforeAutospacing="0" w:after="0" w:afterAutospacing="0" w:line="360" w:lineRule="atLeast"/>
        <w:ind w:firstLine="720"/>
        <w:jc w:val="both"/>
        <w:rPr>
          <w:ins w:id="257" w:author="Shubra Singh" w:date="2022-12-20T15:36:00Z"/>
          <w:rStyle w:val="HTMLCode"/>
          <w:rFonts w:asciiTheme="minorHAnsi" w:hAnsiTheme="minorHAnsi" w:cstheme="minorHAnsi"/>
          <w:color w:val="16191F"/>
          <w:sz w:val="28"/>
          <w:szCs w:val="28"/>
        </w:rPr>
      </w:pPr>
      <w:ins w:id="258" w:author="Shubra Singh" w:date="2022-12-20T15:36:00Z">
        <w:r w:rsidRPr="00182A0C">
          <w:rPr>
            <w:noProof/>
            <w:szCs w:val="28"/>
            <w:lang w:eastAsia="en-US"/>
          </w:rPr>
          <w:drawing>
            <wp:inline distT="0" distB="0" distL="0" distR="0" wp14:anchorId="5E37E45B" wp14:editId="23303A37">
              <wp:extent cx="5663565" cy="10541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4"/>
                      <a:stretch>
                        <a:fillRect/>
                      </a:stretch>
                    </pic:blipFill>
                    <pic:spPr>
                      <a:xfrm>
                        <a:off x="0" y="0"/>
                        <a:ext cx="5675915" cy="1056399"/>
                      </a:xfrm>
                      <a:prstGeom prst="rect">
                        <a:avLst/>
                      </a:prstGeom>
                    </pic:spPr>
                  </pic:pic>
                </a:graphicData>
              </a:graphic>
            </wp:inline>
          </w:drawing>
        </w:r>
      </w:ins>
    </w:p>
    <w:p w14:paraId="70819206" w14:textId="77777777" w:rsidR="006746A4" w:rsidRDefault="006746A4" w:rsidP="006746A4">
      <w:pPr>
        <w:pStyle w:val="NormalWeb"/>
        <w:shd w:val="clear" w:color="auto" w:fill="FFFFFF"/>
        <w:spacing w:before="0" w:beforeAutospacing="0" w:after="0" w:afterAutospacing="0" w:line="360" w:lineRule="atLeast"/>
        <w:ind w:left="720"/>
        <w:jc w:val="both"/>
        <w:rPr>
          <w:ins w:id="259" w:author="Shubra Singh" w:date="2022-12-20T15:36:00Z"/>
          <w:rStyle w:val="HTMLCode"/>
          <w:rFonts w:asciiTheme="minorHAnsi" w:hAnsiTheme="minorHAnsi" w:cstheme="minorHAnsi"/>
          <w:i/>
          <w:iCs/>
          <w:color w:val="2E74B5" w:themeColor="accent5" w:themeShade="BF"/>
          <w:sz w:val="28"/>
          <w:szCs w:val="28"/>
        </w:rPr>
      </w:pPr>
      <w:ins w:id="260" w:author="Shubra Singh" w:date="2022-12-20T15:36:00Z">
        <w:r>
          <w:rPr>
            <w:rStyle w:val="HTMLCode"/>
            <w:rFonts w:asciiTheme="minorHAnsi" w:hAnsiTheme="minorHAnsi" w:cstheme="minorHAnsi"/>
            <w:i/>
            <w:iCs/>
            <w:color w:val="2E74B5" w:themeColor="accent5" w:themeShade="BF"/>
            <w:sz w:val="28"/>
            <w:szCs w:val="28"/>
          </w:rPr>
          <w:t xml:space="preserve">Copy credentials file to </w:t>
        </w:r>
        <w:r w:rsidRPr="00FE0970">
          <w:rPr>
            <w:rStyle w:val="HTMLCode"/>
            <w:rFonts w:asciiTheme="minorHAnsi" w:hAnsiTheme="minorHAnsi" w:cstheme="minorHAnsi"/>
            <w:i/>
            <w:iCs/>
            <w:color w:val="2E74B5" w:themeColor="accent5" w:themeShade="BF"/>
            <w:sz w:val="28"/>
            <w:szCs w:val="28"/>
          </w:rPr>
          <w:t>C:\Users\</w:t>
        </w:r>
        <w:r>
          <w:rPr>
            <w:rStyle w:val="HTMLCode"/>
            <w:rFonts w:asciiTheme="minorHAnsi" w:hAnsiTheme="minorHAnsi" w:cstheme="minorHAnsi"/>
            <w:i/>
            <w:iCs/>
            <w:color w:val="2E74B5" w:themeColor="accent5" w:themeShade="BF"/>
            <w:sz w:val="28"/>
            <w:szCs w:val="28"/>
          </w:rPr>
          <w:t>&lt;</w:t>
        </w:r>
        <w:r w:rsidRPr="00FE0970">
          <w:rPr>
            <w:rStyle w:val="HTMLCode"/>
            <w:rFonts w:asciiTheme="minorHAnsi" w:hAnsiTheme="minorHAnsi" w:cstheme="minorHAnsi"/>
            <w:i/>
            <w:iCs/>
            <w:color w:val="2E74B5" w:themeColor="accent5" w:themeShade="BF"/>
            <w:sz w:val="28"/>
            <w:szCs w:val="28"/>
          </w:rPr>
          <w:t>USERNAME</w:t>
        </w:r>
        <w:r>
          <w:rPr>
            <w:rStyle w:val="HTMLCode"/>
            <w:rFonts w:asciiTheme="minorHAnsi" w:hAnsiTheme="minorHAnsi" w:cstheme="minorHAnsi"/>
            <w:i/>
            <w:iCs/>
            <w:color w:val="2E74B5" w:themeColor="accent5" w:themeShade="BF"/>
            <w:sz w:val="28"/>
            <w:szCs w:val="28"/>
          </w:rPr>
          <w:t>&gt;</w:t>
        </w:r>
        <w:proofErr w:type="gramStart"/>
        <w:r w:rsidRPr="00FE0970">
          <w:rPr>
            <w:rStyle w:val="HTMLCode"/>
            <w:rFonts w:asciiTheme="minorHAnsi" w:hAnsiTheme="minorHAnsi" w:cstheme="minorHAnsi"/>
            <w:i/>
            <w:iCs/>
            <w:color w:val="2E74B5" w:themeColor="accent5" w:themeShade="BF"/>
            <w:sz w:val="28"/>
            <w:szCs w:val="28"/>
          </w:rPr>
          <w:t>\.aws</w:t>
        </w:r>
        <w:proofErr w:type="gramEnd"/>
        <w:r>
          <w:rPr>
            <w:rStyle w:val="HTMLCode"/>
            <w:rFonts w:asciiTheme="minorHAnsi" w:hAnsiTheme="minorHAnsi" w:cstheme="minorHAnsi"/>
            <w:i/>
            <w:iCs/>
            <w:color w:val="2E74B5" w:themeColor="accent5" w:themeShade="BF"/>
            <w:sz w:val="28"/>
            <w:szCs w:val="28"/>
          </w:rPr>
          <w:t xml:space="preserve"> </w:t>
        </w:r>
        <w:r w:rsidRPr="00FE0970">
          <w:rPr>
            <w:rFonts w:asciiTheme="minorHAnsi" w:hAnsiTheme="minorHAnsi" w:cstheme="minorHAnsi"/>
            <w:i/>
            <w:iCs/>
            <w:color w:val="2E74B5" w:themeColor="accent5" w:themeShade="BF"/>
            <w:sz w:val="28"/>
            <w:szCs w:val="28"/>
          </w:rPr>
          <w:t xml:space="preserve"> </w:t>
        </w:r>
      </w:ins>
    </w:p>
    <w:p w14:paraId="35CBF51A" w14:textId="77777777" w:rsidR="006746A4" w:rsidRDefault="006746A4" w:rsidP="006746A4">
      <w:pPr>
        <w:pStyle w:val="NormalWeb"/>
        <w:numPr>
          <w:ilvl w:val="0"/>
          <w:numId w:val="33"/>
        </w:numPr>
        <w:shd w:val="clear" w:color="auto" w:fill="FFFFFF"/>
        <w:spacing w:before="0" w:beforeAutospacing="0" w:after="0" w:afterAutospacing="0" w:line="360" w:lineRule="atLeast"/>
        <w:jc w:val="both"/>
        <w:rPr>
          <w:ins w:id="261" w:author="Shubra Singh" w:date="2022-12-20T15:36:00Z"/>
          <w:rFonts w:asciiTheme="minorHAnsi" w:hAnsiTheme="minorHAnsi" w:cstheme="minorHAnsi"/>
          <w:color w:val="16191F"/>
          <w:sz w:val="28"/>
          <w:szCs w:val="28"/>
        </w:rPr>
      </w:pPr>
      <w:ins w:id="262" w:author="Shubra Singh" w:date="2022-12-20T15:36:00Z">
        <w:r w:rsidRPr="00AE7C85">
          <w:rPr>
            <w:rFonts w:asciiTheme="minorHAnsi" w:hAnsiTheme="minorHAnsi" w:cstheme="minorHAnsi"/>
            <w:color w:val="16191F"/>
            <w:sz w:val="28"/>
            <w:szCs w:val="28"/>
          </w:rPr>
          <w:t>Locate and open /</w:t>
        </w:r>
        <w:r>
          <w:rPr>
            <w:rFonts w:asciiTheme="minorHAnsi" w:hAnsiTheme="minorHAnsi" w:cstheme="minorHAnsi"/>
            <w:color w:val="16191F"/>
            <w:sz w:val="28"/>
            <w:szCs w:val="28"/>
          </w:rPr>
          <w:t>config</w:t>
        </w:r>
        <w:r w:rsidRPr="00AE7C85">
          <w:rPr>
            <w:rFonts w:asciiTheme="minorHAnsi" w:hAnsiTheme="minorHAnsi" w:cstheme="minorHAnsi"/>
            <w:color w:val="16191F"/>
            <w:sz w:val="28"/>
            <w:szCs w:val="28"/>
          </w:rPr>
          <w:t xml:space="preserve"> </w:t>
        </w:r>
        <w:r>
          <w:rPr>
            <w:rFonts w:asciiTheme="minorHAnsi" w:hAnsiTheme="minorHAnsi" w:cstheme="minorHAnsi"/>
            <w:color w:val="16191F"/>
            <w:sz w:val="28"/>
            <w:szCs w:val="28"/>
          </w:rPr>
          <w:t>in current working directory.</w:t>
        </w:r>
      </w:ins>
    </w:p>
    <w:p w14:paraId="6C86C946" w14:textId="77777777" w:rsidR="006746A4" w:rsidRDefault="006746A4" w:rsidP="006746A4">
      <w:pPr>
        <w:pStyle w:val="NormalWeb"/>
        <w:numPr>
          <w:ilvl w:val="0"/>
          <w:numId w:val="33"/>
        </w:numPr>
        <w:shd w:val="clear" w:color="auto" w:fill="FFFFFF"/>
        <w:spacing w:before="0" w:beforeAutospacing="0" w:after="0" w:afterAutospacing="0" w:line="360" w:lineRule="atLeast"/>
        <w:jc w:val="both"/>
        <w:rPr>
          <w:ins w:id="263" w:author="Shubra Singh" w:date="2022-12-20T15:36:00Z"/>
          <w:rStyle w:val="HTMLCode"/>
          <w:rFonts w:asciiTheme="minorHAnsi" w:hAnsiTheme="minorHAnsi" w:cstheme="minorHAnsi"/>
          <w:color w:val="16191F"/>
          <w:sz w:val="28"/>
          <w:szCs w:val="28"/>
        </w:rPr>
      </w:pPr>
      <w:ins w:id="264" w:author="Shubra Singh" w:date="2022-12-20T15:36:00Z">
        <w:r>
          <w:rPr>
            <w:rStyle w:val="HTMLCode"/>
            <w:rFonts w:asciiTheme="minorHAnsi" w:hAnsiTheme="minorHAnsi" w:cstheme="minorHAnsi"/>
            <w:color w:val="16191F"/>
            <w:sz w:val="28"/>
            <w:szCs w:val="28"/>
          </w:rPr>
          <w:t>C</w:t>
        </w:r>
        <w:r w:rsidRPr="00182A0C">
          <w:rPr>
            <w:rStyle w:val="HTMLCode"/>
            <w:rFonts w:asciiTheme="minorHAnsi" w:hAnsiTheme="minorHAnsi" w:cstheme="minorHAnsi"/>
            <w:color w:val="16191F"/>
            <w:sz w:val="28"/>
            <w:szCs w:val="28"/>
          </w:rPr>
          <w:t>hange</w:t>
        </w:r>
        <w:r>
          <w:rPr>
            <w:rStyle w:val="HTMLCode"/>
            <w:rFonts w:asciiTheme="minorHAnsi" w:hAnsiTheme="minorHAnsi" w:cstheme="minorHAnsi"/>
            <w:color w:val="16191F"/>
            <w:sz w:val="28"/>
            <w:szCs w:val="28"/>
          </w:rPr>
          <w:t xml:space="preserve"> </w:t>
        </w:r>
        <w:proofErr w:type="spellStart"/>
        <w:r>
          <w:rPr>
            <w:rStyle w:val="HTMLCode"/>
            <w:rFonts w:asciiTheme="minorHAnsi" w:hAnsiTheme="minorHAnsi" w:cstheme="minorHAnsi"/>
            <w:color w:val="16191F"/>
            <w:sz w:val="28"/>
            <w:szCs w:val="28"/>
          </w:rPr>
          <w:t>aws</w:t>
        </w:r>
        <w:proofErr w:type="spellEnd"/>
        <w:r>
          <w:rPr>
            <w:rStyle w:val="HTMLCode"/>
            <w:rFonts w:asciiTheme="minorHAnsi" w:hAnsiTheme="minorHAnsi" w:cstheme="minorHAnsi"/>
            <w:color w:val="16191F"/>
            <w:sz w:val="28"/>
            <w:szCs w:val="28"/>
          </w:rPr>
          <w:t xml:space="preserve"> </w:t>
        </w:r>
        <w:r w:rsidRPr="00182A0C">
          <w:rPr>
            <w:rStyle w:val="HTMLCode"/>
            <w:rFonts w:asciiTheme="minorHAnsi" w:hAnsiTheme="minorHAnsi" w:cstheme="minorHAnsi"/>
            <w:color w:val="16191F"/>
            <w:sz w:val="28"/>
            <w:szCs w:val="28"/>
          </w:rPr>
          <w:t>region</w:t>
        </w:r>
        <w:r>
          <w:rPr>
            <w:rStyle w:val="HTMLCode"/>
            <w:rFonts w:asciiTheme="minorHAnsi" w:hAnsiTheme="minorHAnsi" w:cstheme="minorHAnsi"/>
            <w:color w:val="16191F"/>
            <w:sz w:val="28"/>
            <w:szCs w:val="28"/>
          </w:rPr>
          <w:t xml:space="preserve"> details.</w:t>
        </w:r>
      </w:ins>
    </w:p>
    <w:p w14:paraId="09E472AD" w14:textId="77777777" w:rsidR="006746A4" w:rsidRDefault="006746A4" w:rsidP="006746A4">
      <w:pPr>
        <w:pStyle w:val="NormalWeb"/>
        <w:shd w:val="clear" w:color="auto" w:fill="FFFFFF"/>
        <w:spacing w:before="0" w:beforeAutospacing="0" w:after="0" w:afterAutospacing="0" w:line="360" w:lineRule="atLeast"/>
        <w:ind w:left="1080"/>
        <w:jc w:val="both"/>
        <w:rPr>
          <w:ins w:id="265" w:author="Shubra Singh" w:date="2022-12-20T15:36:00Z"/>
          <w:rFonts w:asciiTheme="minorHAnsi" w:hAnsiTheme="minorHAnsi" w:cstheme="minorHAnsi"/>
          <w:color w:val="16191F"/>
          <w:sz w:val="28"/>
          <w:szCs w:val="28"/>
        </w:rPr>
      </w:pPr>
      <w:ins w:id="266" w:author="Shubra Singh" w:date="2022-12-20T15:36:00Z">
        <w:r w:rsidRPr="00182A0C">
          <w:rPr>
            <w:rFonts w:asciiTheme="minorHAnsi" w:hAnsiTheme="minorHAnsi" w:cstheme="minorHAnsi"/>
            <w:noProof/>
            <w:color w:val="16191F"/>
            <w:sz w:val="28"/>
            <w:szCs w:val="28"/>
          </w:rPr>
          <w:drawing>
            <wp:inline distT="0" distB="0" distL="0" distR="0" wp14:anchorId="3B5B1A01" wp14:editId="3101641E">
              <wp:extent cx="3930852" cy="1073205"/>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25"/>
                      <a:stretch>
                        <a:fillRect/>
                      </a:stretch>
                    </pic:blipFill>
                    <pic:spPr>
                      <a:xfrm>
                        <a:off x="0" y="0"/>
                        <a:ext cx="3930852" cy="1073205"/>
                      </a:xfrm>
                      <a:prstGeom prst="rect">
                        <a:avLst/>
                      </a:prstGeom>
                    </pic:spPr>
                  </pic:pic>
                </a:graphicData>
              </a:graphic>
            </wp:inline>
          </w:drawing>
        </w:r>
      </w:ins>
    </w:p>
    <w:p w14:paraId="1C100E39" w14:textId="77777777" w:rsidR="006746A4" w:rsidRPr="00182A0C" w:rsidRDefault="006746A4" w:rsidP="006746A4">
      <w:pPr>
        <w:pStyle w:val="NormalWeb"/>
        <w:numPr>
          <w:ilvl w:val="0"/>
          <w:numId w:val="33"/>
        </w:numPr>
        <w:shd w:val="clear" w:color="auto" w:fill="FFFFFF"/>
        <w:spacing w:before="0" w:beforeAutospacing="0" w:after="0" w:afterAutospacing="0" w:line="360" w:lineRule="atLeast"/>
        <w:jc w:val="both"/>
        <w:rPr>
          <w:ins w:id="267" w:author="Shubra Singh" w:date="2022-12-20T15:36:00Z"/>
          <w:rFonts w:asciiTheme="minorHAnsi" w:hAnsiTheme="minorHAnsi" w:cstheme="minorHAnsi"/>
          <w:color w:val="16191F"/>
          <w:sz w:val="28"/>
          <w:szCs w:val="28"/>
        </w:rPr>
      </w:pPr>
      <w:ins w:id="268" w:author="Shubra Singh" w:date="2022-12-20T15:36:00Z">
        <w:r>
          <w:rPr>
            <w:rFonts w:asciiTheme="minorHAnsi" w:hAnsiTheme="minorHAnsi" w:cstheme="minorHAnsi"/>
            <w:color w:val="16191F"/>
            <w:sz w:val="28"/>
            <w:szCs w:val="28"/>
          </w:rPr>
          <w:t>Copy AWS config file on your local system</w:t>
        </w:r>
        <w:r w:rsidRPr="00182A0C">
          <w:rPr>
            <w:rFonts w:asciiTheme="minorHAnsi" w:hAnsiTheme="minorHAnsi" w:cstheme="minorHAnsi"/>
            <w:color w:val="16191F"/>
            <w:sz w:val="28"/>
            <w:szCs w:val="28"/>
          </w:rPr>
          <w:t>, located at:</w:t>
        </w:r>
      </w:ins>
    </w:p>
    <w:p w14:paraId="2EFE5D1A" w14:textId="77777777" w:rsidR="006746A4" w:rsidRDefault="006746A4" w:rsidP="006746A4">
      <w:pPr>
        <w:pStyle w:val="NormalWeb"/>
        <w:shd w:val="clear" w:color="auto" w:fill="FFFFFF"/>
        <w:spacing w:before="0" w:beforeAutospacing="0" w:after="0" w:afterAutospacing="0" w:line="360" w:lineRule="atLeast"/>
        <w:ind w:left="720"/>
        <w:jc w:val="both"/>
        <w:rPr>
          <w:ins w:id="269" w:author="Shubra Singh" w:date="2022-12-20T15:36:00Z"/>
          <w:rFonts w:asciiTheme="minorHAnsi" w:hAnsiTheme="minorHAnsi" w:cstheme="minorHAnsi"/>
          <w:color w:val="16191F"/>
          <w:sz w:val="28"/>
          <w:szCs w:val="28"/>
        </w:rPr>
      </w:pPr>
      <w:ins w:id="270" w:author="Shubra Singh" w:date="2022-12-20T15:36:00Z">
        <w:r>
          <w:rPr>
            <w:rFonts w:asciiTheme="minorHAnsi" w:hAnsiTheme="minorHAnsi" w:cstheme="minorHAnsi"/>
            <w:i/>
            <w:iCs/>
            <w:color w:val="2E74B5" w:themeColor="accent5" w:themeShade="BF"/>
            <w:sz w:val="28"/>
            <w:szCs w:val="28"/>
          </w:rPr>
          <w:lastRenderedPageBreak/>
          <w:t xml:space="preserve">     </w:t>
        </w:r>
        <w:r w:rsidRPr="00FE0970">
          <w:rPr>
            <w:rFonts w:asciiTheme="minorHAnsi" w:hAnsiTheme="minorHAnsi" w:cstheme="minorHAnsi"/>
            <w:i/>
            <w:iCs/>
            <w:color w:val="2E74B5" w:themeColor="accent5" w:themeShade="BF"/>
            <w:sz w:val="28"/>
            <w:szCs w:val="28"/>
          </w:rPr>
          <w:t>C:\Users\</w:t>
        </w:r>
        <w:r>
          <w:rPr>
            <w:rFonts w:asciiTheme="minorHAnsi" w:hAnsiTheme="minorHAnsi" w:cstheme="minorHAnsi"/>
            <w:i/>
            <w:iCs/>
            <w:color w:val="2E74B5" w:themeColor="accent5" w:themeShade="BF"/>
            <w:sz w:val="28"/>
            <w:szCs w:val="28"/>
          </w:rPr>
          <w:t>&lt;</w:t>
        </w:r>
        <w:r w:rsidRPr="00FE0970">
          <w:rPr>
            <w:rFonts w:asciiTheme="minorHAnsi" w:hAnsiTheme="minorHAnsi" w:cstheme="minorHAnsi"/>
            <w:i/>
            <w:iCs/>
            <w:color w:val="2E74B5" w:themeColor="accent5" w:themeShade="BF"/>
            <w:sz w:val="28"/>
            <w:szCs w:val="28"/>
          </w:rPr>
          <w:t>USERNAME</w:t>
        </w:r>
        <w:r>
          <w:rPr>
            <w:rFonts w:asciiTheme="minorHAnsi" w:hAnsiTheme="minorHAnsi" w:cstheme="minorHAnsi"/>
            <w:i/>
            <w:iCs/>
            <w:color w:val="2E74B5" w:themeColor="accent5" w:themeShade="BF"/>
            <w:sz w:val="28"/>
            <w:szCs w:val="28"/>
          </w:rPr>
          <w:t>&gt;</w:t>
        </w:r>
        <w:proofErr w:type="gramStart"/>
        <w:r w:rsidRPr="00FE0970">
          <w:rPr>
            <w:rFonts w:asciiTheme="minorHAnsi" w:hAnsiTheme="minorHAnsi" w:cstheme="minorHAnsi"/>
            <w:i/>
            <w:iCs/>
            <w:color w:val="2E74B5" w:themeColor="accent5" w:themeShade="BF"/>
            <w:sz w:val="28"/>
            <w:szCs w:val="28"/>
          </w:rPr>
          <w:t>\.aws</w:t>
        </w:r>
        <w:proofErr w:type="gramEnd"/>
        <w:r w:rsidRPr="00182A0C">
          <w:rPr>
            <w:rFonts w:asciiTheme="minorHAnsi" w:hAnsiTheme="minorHAnsi" w:cstheme="minorHAnsi"/>
            <w:color w:val="16191F"/>
            <w:sz w:val="28"/>
            <w:szCs w:val="28"/>
          </w:rPr>
          <w:t xml:space="preserve"> </w:t>
        </w:r>
      </w:ins>
    </w:p>
    <w:p w14:paraId="6F46715B" w14:textId="77777777" w:rsidR="006746A4" w:rsidRPr="00AE7C85" w:rsidRDefault="006746A4" w:rsidP="006746A4">
      <w:pPr>
        <w:pStyle w:val="NormalWeb"/>
        <w:shd w:val="clear" w:color="auto" w:fill="FFFFFF"/>
        <w:spacing w:before="0" w:beforeAutospacing="0" w:after="0" w:afterAutospacing="0" w:line="360" w:lineRule="atLeast"/>
        <w:ind w:left="720"/>
        <w:jc w:val="both"/>
        <w:rPr>
          <w:ins w:id="271" w:author="Shubra Singh" w:date="2022-12-20T15:36:00Z"/>
          <w:rFonts w:asciiTheme="minorHAnsi" w:hAnsiTheme="minorHAnsi" w:cstheme="minorHAnsi"/>
          <w:color w:val="16191F"/>
          <w:sz w:val="28"/>
          <w:szCs w:val="28"/>
        </w:rPr>
      </w:pPr>
    </w:p>
    <w:p w14:paraId="7C7791C3" w14:textId="77777777" w:rsidR="006746A4" w:rsidRDefault="006746A4" w:rsidP="006746A4">
      <w:pPr>
        <w:pStyle w:val="NormalWeb"/>
        <w:shd w:val="clear" w:color="auto" w:fill="FFFFFF"/>
        <w:spacing w:before="0" w:beforeAutospacing="0" w:after="0" w:afterAutospacing="0" w:line="360" w:lineRule="atLeast"/>
        <w:ind w:firstLine="720"/>
        <w:rPr>
          <w:ins w:id="272" w:author="Shubra Singh" w:date="2022-12-20T15:36:00Z"/>
          <w:rFonts w:asciiTheme="minorHAnsi" w:hAnsiTheme="minorHAnsi" w:cstheme="minorHAnsi"/>
          <w:color w:val="16191F"/>
          <w:sz w:val="28"/>
          <w:szCs w:val="28"/>
        </w:rPr>
      </w:pPr>
      <w:ins w:id="273" w:author="Shubra Singh" w:date="2022-12-20T15:36:00Z">
        <w:r w:rsidRPr="00897471">
          <w:rPr>
            <w:rFonts w:asciiTheme="minorHAnsi" w:hAnsiTheme="minorHAnsi" w:cstheme="minorHAnsi"/>
            <w:b/>
            <w:bCs/>
            <w:color w:val="16191F"/>
            <w:sz w:val="28"/>
            <w:szCs w:val="28"/>
            <w:u w:val="single"/>
          </w:rPr>
          <w:t xml:space="preserve">For </w:t>
        </w:r>
        <w:proofErr w:type="spellStart"/>
        <w:r w:rsidRPr="00897471">
          <w:rPr>
            <w:rFonts w:asciiTheme="minorHAnsi" w:hAnsiTheme="minorHAnsi" w:cstheme="minorHAnsi"/>
            <w:b/>
            <w:bCs/>
            <w:color w:val="16191F"/>
            <w:sz w:val="28"/>
            <w:szCs w:val="28"/>
            <w:u w:val="single"/>
          </w:rPr>
          <w:t>linux</w:t>
        </w:r>
        <w:proofErr w:type="spellEnd"/>
        <w:r w:rsidRPr="00897471">
          <w:rPr>
            <w:rFonts w:asciiTheme="minorHAnsi" w:hAnsiTheme="minorHAnsi" w:cstheme="minorHAnsi"/>
            <w:b/>
            <w:bCs/>
            <w:color w:val="16191F"/>
            <w:sz w:val="28"/>
            <w:szCs w:val="28"/>
            <w:u w:val="single"/>
          </w:rPr>
          <w:t>, macOS, Unix</w:t>
        </w:r>
        <w:r w:rsidRPr="00182A0C">
          <w:rPr>
            <w:rFonts w:asciiTheme="minorHAnsi" w:hAnsiTheme="minorHAnsi" w:cstheme="minorHAnsi"/>
            <w:color w:val="16191F"/>
            <w:sz w:val="28"/>
            <w:szCs w:val="28"/>
          </w:rPr>
          <w:t>:</w:t>
        </w:r>
      </w:ins>
    </w:p>
    <w:p w14:paraId="121FE0A7" w14:textId="77777777" w:rsidR="006746A4" w:rsidRPr="001E5C7E" w:rsidRDefault="006746A4" w:rsidP="006746A4">
      <w:pPr>
        <w:pStyle w:val="ListParagraph"/>
        <w:numPr>
          <w:ilvl w:val="0"/>
          <w:numId w:val="32"/>
        </w:numPr>
        <w:rPr>
          <w:ins w:id="274" w:author="Shubra Singh" w:date="2022-12-20T15:36:00Z"/>
        </w:rPr>
      </w:pPr>
      <w:ins w:id="275" w:author="Shubra Singh" w:date="2022-12-20T15:36:00Z">
        <w:r>
          <w:t>Locate and open /credentials.</w:t>
        </w:r>
      </w:ins>
    </w:p>
    <w:p w14:paraId="6BFA0F0D" w14:textId="77777777" w:rsidR="006746A4" w:rsidRDefault="006746A4" w:rsidP="006746A4">
      <w:pPr>
        <w:pStyle w:val="NormalWeb"/>
        <w:numPr>
          <w:ilvl w:val="0"/>
          <w:numId w:val="32"/>
        </w:numPr>
        <w:shd w:val="clear" w:color="auto" w:fill="FFFFFF"/>
        <w:spacing w:before="0" w:beforeAutospacing="0" w:after="0" w:afterAutospacing="0" w:line="360" w:lineRule="atLeast"/>
        <w:jc w:val="both"/>
        <w:rPr>
          <w:ins w:id="276" w:author="Shubra Singh" w:date="2022-12-20T15:36:00Z"/>
          <w:rStyle w:val="HTMLCode"/>
          <w:rFonts w:asciiTheme="minorHAnsi" w:hAnsiTheme="minorHAnsi" w:cstheme="minorHAnsi"/>
          <w:color w:val="16191F"/>
          <w:sz w:val="28"/>
          <w:szCs w:val="28"/>
        </w:rPr>
      </w:pPr>
      <w:ins w:id="277" w:author="Shubra Singh" w:date="2022-12-20T15:36:00Z">
        <w:r>
          <w:rPr>
            <w:rStyle w:val="HTMLCode"/>
            <w:rFonts w:asciiTheme="minorHAnsi" w:hAnsiTheme="minorHAnsi" w:cstheme="minorHAnsi"/>
            <w:color w:val="16191F"/>
            <w:sz w:val="28"/>
            <w:szCs w:val="28"/>
          </w:rPr>
          <w:t>C</w:t>
        </w:r>
        <w:r w:rsidRPr="00182A0C">
          <w:rPr>
            <w:rStyle w:val="HTMLCode"/>
            <w:rFonts w:asciiTheme="minorHAnsi" w:hAnsiTheme="minorHAnsi" w:cstheme="minorHAnsi"/>
            <w:color w:val="16191F"/>
            <w:sz w:val="28"/>
            <w:szCs w:val="28"/>
          </w:rPr>
          <w:t>hange the access key as well as secret</w:t>
        </w:r>
        <w:r>
          <w:rPr>
            <w:rStyle w:val="HTMLCode"/>
            <w:rFonts w:asciiTheme="minorHAnsi" w:hAnsiTheme="minorHAnsi" w:cstheme="minorHAnsi"/>
            <w:color w:val="16191F"/>
            <w:sz w:val="28"/>
            <w:szCs w:val="28"/>
          </w:rPr>
          <w:t xml:space="preserve"> access</w:t>
        </w:r>
        <w:r w:rsidRPr="00182A0C">
          <w:rPr>
            <w:rStyle w:val="HTMLCode"/>
            <w:rFonts w:asciiTheme="minorHAnsi" w:hAnsiTheme="minorHAnsi" w:cstheme="minorHAnsi"/>
            <w:color w:val="16191F"/>
            <w:sz w:val="28"/>
            <w:szCs w:val="28"/>
          </w:rPr>
          <w:t xml:space="preserve"> key</w:t>
        </w:r>
        <w:r>
          <w:rPr>
            <w:rStyle w:val="HTMLCode"/>
            <w:rFonts w:asciiTheme="minorHAnsi" w:hAnsiTheme="minorHAnsi" w:cstheme="minorHAnsi"/>
            <w:color w:val="16191F"/>
            <w:sz w:val="28"/>
            <w:szCs w:val="28"/>
          </w:rPr>
          <w:t xml:space="preserve"> as per your </w:t>
        </w:r>
        <w:proofErr w:type="spellStart"/>
        <w:r>
          <w:rPr>
            <w:rStyle w:val="HTMLCode"/>
            <w:rFonts w:asciiTheme="minorHAnsi" w:hAnsiTheme="minorHAnsi" w:cstheme="minorHAnsi"/>
            <w:color w:val="16191F"/>
            <w:sz w:val="28"/>
            <w:szCs w:val="28"/>
          </w:rPr>
          <w:t>aws</w:t>
        </w:r>
        <w:proofErr w:type="spellEnd"/>
        <w:r>
          <w:rPr>
            <w:rStyle w:val="HTMLCode"/>
            <w:rFonts w:asciiTheme="minorHAnsi" w:hAnsiTheme="minorHAnsi" w:cstheme="minorHAnsi"/>
            <w:color w:val="16191F"/>
            <w:sz w:val="28"/>
            <w:szCs w:val="28"/>
          </w:rPr>
          <w:t xml:space="preserve"> account.</w:t>
        </w:r>
      </w:ins>
    </w:p>
    <w:p w14:paraId="73206240" w14:textId="77777777" w:rsidR="006746A4" w:rsidRPr="001C182B" w:rsidRDefault="006746A4" w:rsidP="006746A4">
      <w:pPr>
        <w:pStyle w:val="NormalWeb"/>
        <w:shd w:val="clear" w:color="auto" w:fill="FFFFFF"/>
        <w:spacing w:before="0" w:beforeAutospacing="0" w:after="0" w:afterAutospacing="0" w:line="360" w:lineRule="atLeast"/>
        <w:ind w:firstLine="720"/>
        <w:jc w:val="both"/>
        <w:rPr>
          <w:ins w:id="278" w:author="Shubra Singh" w:date="2022-12-20T15:36:00Z"/>
          <w:rStyle w:val="HTMLCode"/>
          <w:rFonts w:asciiTheme="minorHAnsi" w:hAnsiTheme="minorHAnsi" w:cstheme="minorHAnsi"/>
          <w:color w:val="16191F"/>
          <w:sz w:val="28"/>
          <w:szCs w:val="28"/>
        </w:rPr>
      </w:pPr>
      <w:ins w:id="279" w:author="Shubra Singh" w:date="2022-12-20T15:36:00Z">
        <w:r w:rsidRPr="00182A0C">
          <w:rPr>
            <w:noProof/>
            <w:szCs w:val="28"/>
            <w:lang w:eastAsia="en-US"/>
          </w:rPr>
          <w:drawing>
            <wp:inline distT="0" distB="0" distL="0" distR="0" wp14:anchorId="1D6A9EE1" wp14:editId="1E5DD842">
              <wp:extent cx="5664199" cy="869950"/>
              <wp:effectExtent l="0" t="0" r="0" b="635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4"/>
                      <a:stretch>
                        <a:fillRect/>
                      </a:stretch>
                    </pic:blipFill>
                    <pic:spPr>
                      <a:xfrm>
                        <a:off x="0" y="0"/>
                        <a:ext cx="5675915" cy="871749"/>
                      </a:xfrm>
                      <a:prstGeom prst="rect">
                        <a:avLst/>
                      </a:prstGeom>
                    </pic:spPr>
                  </pic:pic>
                </a:graphicData>
              </a:graphic>
            </wp:inline>
          </w:drawing>
        </w:r>
      </w:ins>
    </w:p>
    <w:p w14:paraId="3C662D42" w14:textId="77777777" w:rsidR="006746A4" w:rsidRPr="00FE0970" w:rsidRDefault="006746A4" w:rsidP="006746A4">
      <w:pPr>
        <w:pStyle w:val="NormalWeb"/>
        <w:shd w:val="clear" w:color="auto" w:fill="FFFFFF"/>
        <w:spacing w:before="0" w:beforeAutospacing="0" w:after="0" w:afterAutospacing="0" w:line="360" w:lineRule="atLeast"/>
        <w:ind w:left="720"/>
        <w:jc w:val="both"/>
        <w:rPr>
          <w:ins w:id="280" w:author="Shubra Singh" w:date="2022-12-20T15:36:00Z"/>
          <w:rFonts w:asciiTheme="minorHAnsi" w:hAnsiTheme="minorHAnsi" w:cstheme="minorHAnsi"/>
          <w:i/>
          <w:iCs/>
          <w:color w:val="2E74B5" w:themeColor="accent5" w:themeShade="BF"/>
          <w:sz w:val="28"/>
          <w:szCs w:val="28"/>
        </w:rPr>
      </w:pPr>
      <w:ins w:id="281" w:author="Shubra Singh" w:date="2022-12-20T15:36:00Z">
        <w:r>
          <w:rPr>
            <w:rStyle w:val="HTMLCode"/>
            <w:rFonts w:asciiTheme="minorHAnsi" w:hAnsiTheme="minorHAnsi" w:cstheme="minorHAnsi"/>
            <w:i/>
            <w:iCs/>
            <w:color w:val="2E74B5" w:themeColor="accent5" w:themeShade="BF"/>
            <w:sz w:val="28"/>
            <w:szCs w:val="28"/>
          </w:rPr>
          <w:t>Copy credentials file to ~</w:t>
        </w:r>
        <w:proofErr w:type="gramStart"/>
        <w:r>
          <w:rPr>
            <w:rStyle w:val="HTMLCode"/>
            <w:rFonts w:asciiTheme="minorHAnsi" w:hAnsiTheme="minorHAnsi" w:cstheme="minorHAnsi"/>
            <w:i/>
            <w:iCs/>
            <w:color w:val="2E74B5" w:themeColor="accent5" w:themeShade="BF"/>
            <w:sz w:val="28"/>
            <w:szCs w:val="28"/>
          </w:rPr>
          <w:t>/</w:t>
        </w:r>
        <w:r w:rsidRPr="00FE0970">
          <w:rPr>
            <w:rStyle w:val="HTMLCode"/>
            <w:rFonts w:asciiTheme="minorHAnsi" w:hAnsiTheme="minorHAnsi" w:cstheme="minorHAnsi"/>
            <w:i/>
            <w:iCs/>
            <w:color w:val="2E74B5" w:themeColor="accent5" w:themeShade="BF"/>
            <w:sz w:val="28"/>
            <w:szCs w:val="28"/>
          </w:rPr>
          <w:t>.</w:t>
        </w:r>
        <w:proofErr w:type="spellStart"/>
        <w:r w:rsidRPr="00FE0970">
          <w:rPr>
            <w:rStyle w:val="HTMLCode"/>
            <w:rFonts w:asciiTheme="minorHAnsi" w:hAnsiTheme="minorHAnsi" w:cstheme="minorHAnsi"/>
            <w:i/>
            <w:iCs/>
            <w:color w:val="2E74B5" w:themeColor="accent5" w:themeShade="BF"/>
            <w:sz w:val="28"/>
            <w:szCs w:val="28"/>
          </w:rPr>
          <w:t>aws</w:t>
        </w:r>
        <w:proofErr w:type="spellEnd"/>
        <w:proofErr w:type="gramEnd"/>
        <w:r>
          <w:rPr>
            <w:rStyle w:val="HTMLCode"/>
            <w:rFonts w:asciiTheme="minorHAnsi" w:hAnsiTheme="minorHAnsi" w:cstheme="minorHAnsi"/>
            <w:i/>
            <w:iCs/>
            <w:color w:val="2E74B5" w:themeColor="accent5" w:themeShade="BF"/>
            <w:sz w:val="28"/>
            <w:szCs w:val="28"/>
          </w:rPr>
          <w:t xml:space="preserve"> </w:t>
        </w:r>
        <w:r w:rsidRPr="00FE0970">
          <w:rPr>
            <w:rFonts w:asciiTheme="minorHAnsi" w:hAnsiTheme="minorHAnsi" w:cstheme="minorHAnsi"/>
            <w:i/>
            <w:iCs/>
            <w:color w:val="2E74B5" w:themeColor="accent5" w:themeShade="BF"/>
            <w:sz w:val="28"/>
            <w:szCs w:val="28"/>
          </w:rPr>
          <w:t xml:space="preserve"> </w:t>
        </w:r>
      </w:ins>
    </w:p>
    <w:p w14:paraId="36E30821" w14:textId="77777777" w:rsidR="006746A4" w:rsidRDefault="006746A4" w:rsidP="006746A4">
      <w:pPr>
        <w:pStyle w:val="NormalWeb"/>
        <w:shd w:val="clear" w:color="auto" w:fill="FFFFFF"/>
        <w:spacing w:before="0" w:beforeAutospacing="0" w:after="0" w:afterAutospacing="0" w:line="360" w:lineRule="atLeast"/>
        <w:ind w:left="720"/>
        <w:jc w:val="both"/>
        <w:rPr>
          <w:ins w:id="282" w:author="Shubra Singh" w:date="2022-12-20T15:36:00Z"/>
          <w:rStyle w:val="HTMLCode"/>
          <w:rFonts w:asciiTheme="minorHAnsi" w:hAnsiTheme="minorHAnsi" w:cstheme="minorHAnsi"/>
          <w:i/>
          <w:iCs/>
          <w:color w:val="2E74B5" w:themeColor="accent5" w:themeShade="BF"/>
          <w:sz w:val="28"/>
          <w:szCs w:val="28"/>
        </w:rPr>
      </w:pPr>
    </w:p>
    <w:p w14:paraId="3EBBBAF2" w14:textId="77777777" w:rsidR="006746A4" w:rsidRDefault="006746A4" w:rsidP="006746A4">
      <w:pPr>
        <w:pStyle w:val="NormalWeb"/>
        <w:numPr>
          <w:ilvl w:val="0"/>
          <w:numId w:val="32"/>
        </w:numPr>
        <w:shd w:val="clear" w:color="auto" w:fill="FFFFFF"/>
        <w:spacing w:before="0" w:beforeAutospacing="0" w:after="0" w:afterAutospacing="0" w:line="360" w:lineRule="atLeast"/>
        <w:jc w:val="both"/>
        <w:rPr>
          <w:ins w:id="283" w:author="Shubra Singh" w:date="2022-12-20T15:36:00Z"/>
          <w:rFonts w:asciiTheme="minorHAnsi" w:hAnsiTheme="minorHAnsi" w:cstheme="minorHAnsi"/>
          <w:color w:val="16191F"/>
          <w:sz w:val="28"/>
          <w:szCs w:val="28"/>
        </w:rPr>
      </w:pPr>
      <w:ins w:id="284" w:author="Shubra Singh" w:date="2022-12-20T15:36:00Z">
        <w:r w:rsidRPr="00AE7C85">
          <w:rPr>
            <w:rFonts w:asciiTheme="minorHAnsi" w:hAnsiTheme="minorHAnsi" w:cstheme="minorHAnsi"/>
            <w:color w:val="16191F"/>
            <w:sz w:val="28"/>
            <w:szCs w:val="28"/>
          </w:rPr>
          <w:t>Locate and open /</w:t>
        </w:r>
        <w:r>
          <w:rPr>
            <w:rFonts w:asciiTheme="minorHAnsi" w:hAnsiTheme="minorHAnsi" w:cstheme="minorHAnsi"/>
            <w:color w:val="16191F"/>
            <w:sz w:val="28"/>
            <w:szCs w:val="28"/>
          </w:rPr>
          <w:t>config</w:t>
        </w:r>
        <w:r w:rsidRPr="00AE7C85">
          <w:rPr>
            <w:rFonts w:asciiTheme="minorHAnsi" w:hAnsiTheme="minorHAnsi" w:cstheme="minorHAnsi"/>
            <w:color w:val="16191F"/>
            <w:sz w:val="28"/>
            <w:szCs w:val="28"/>
          </w:rPr>
          <w:t xml:space="preserve"> </w:t>
        </w:r>
      </w:ins>
    </w:p>
    <w:p w14:paraId="42FFB167" w14:textId="77777777" w:rsidR="006746A4" w:rsidRDefault="006746A4" w:rsidP="006746A4">
      <w:pPr>
        <w:pStyle w:val="NormalWeb"/>
        <w:numPr>
          <w:ilvl w:val="0"/>
          <w:numId w:val="32"/>
        </w:numPr>
        <w:shd w:val="clear" w:color="auto" w:fill="FFFFFF"/>
        <w:spacing w:before="0" w:beforeAutospacing="0" w:after="0" w:afterAutospacing="0" w:line="360" w:lineRule="atLeast"/>
        <w:jc w:val="both"/>
        <w:rPr>
          <w:ins w:id="285" w:author="Shubra Singh" w:date="2022-12-20T15:36:00Z"/>
          <w:rStyle w:val="HTMLCode"/>
          <w:rFonts w:asciiTheme="minorHAnsi" w:hAnsiTheme="minorHAnsi" w:cstheme="minorHAnsi"/>
          <w:color w:val="16191F"/>
          <w:sz w:val="28"/>
          <w:szCs w:val="28"/>
        </w:rPr>
      </w:pPr>
      <w:ins w:id="286" w:author="Shubra Singh" w:date="2022-12-20T15:36:00Z">
        <w:r>
          <w:rPr>
            <w:rStyle w:val="HTMLCode"/>
            <w:rFonts w:asciiTheme="minorHAnsi" w:hAnsiTheme="minorHAnsi" w:cstheme="minorHAnsi"/>
            <w:color w:val="16191F"/>
            <w:sz w:val="28"/>
            <w:szCs w:val="28"/>
          </w:rPr>
          <w:t>C</w:t>
        </w:r>
        <w:r w:rsidRPr="00182A0C">
          <w:rPr>
            <w:rStyle w:val="HTMLCode"/>
            <w:rFonts w:asciiTheme="minorHAnsi" w:hAnsiTheme="minorHAnsi" w:cstheme="minorHAnsi"/>
            <w:color w:val="16191F"/>
            <w:sz w:val="28"/>
            <w:szCs w:val="28"/>
          </w:rPr>
          <w:t>hange</w:t>
        </w:r>
        <w:r>
          <w:rPr>
            <w:rStyle w:val="HTMLCode"/>
            <w:rFonts w:asciiTheme="minorHAnsi" w:hAnsiTheme="minorHAnsi" w:cstheme="minorHAnsi"/>
            <w:color w:val="16191F"/>
            <w:sz w:val="28"/>
            <w:szCs w:val="28"/>
          </w:rPr>
          <w:t xml:space="preserve"> </w:t>
        </w:r>
        <w:proofErr w:type="spellStart"/>
        <w:r>
          <w:rPr>
            <w:rStyle w:val="HTMLCode"/>
            <w:rFonts w:asciiTheme="minorHAnsi" w:hAnsiTheme="minorHAnsi" w:cstheme="minorHAnsi"/>
            <w:color w:val="16191F"/>
            <w:sz w:val="28"/>
            <w:szCs w:val="28"/>
          </w:rPr>
          <w:t>aws</w:t>
        </w:r>
        <w:proofErr w:type="spellEnd"/>
        <w:r>
          <w:rPr>
            <w:rStyle w:val="HTMLCode"/>
            <w:rFonts w:asciiTheme="minorHAnsi" w:hAnsiTheme="minorHAnsi" w:cstheme="minorHAnsi"/>
            <w:color w:val="16191F"/>
            <w:sz w:val="28"/>
            <w:szCs w:val="28"/>
          </w:rPr>
          <w:t xml:space="preserve"> </w:t>
        </w:r>
        <w:r w:rsidRPr="00182A0C">
          <w:rPr>
            <w:rStyle w:val="HTMLCode"/>
            <w:rFonts w:asciiTheme="minorHAnsi" w:hAnsiTheme="minorHAnsi" w:cstheme="minorHAnsi"/>
            <w:color w:val="16191F"/>
            <w:sz w:val="28"/>
            <w:szCs w:val="28"/>
          </w:rPr>
          <w:t>region</w:t>
        </w:r>
        <w:r>
          <w:rPr>
            <w:rStyle w:val="HTMLCode"/>
            <w:rFonts w:asciiTheme="minorHAnsi" w:hAnsiTheme="minorHAnsi" w:cstheme="minorHAnsi"/>
            <w:color w:val="16191F"/>
            <w:sz w:val="28"/>
            <w:szCs w:val="28"/>
          </w:rPr>
          <w:t xml:space="preserve"> details.</w:t>
        </w:r>
      </w:ins>
    </w:p>
    <w:p w14:paraId="66458DF0" w14:textId="77777777" w:rsidR="006746A4" w:rsidRDefault="006746A4" w:rsidP="006746A4">
      <w:pPr>
        <w:pStyle w:val="NormalWeb"/>
        <w:shd w:val="clear" w:color="auto" w:fill="FFFFFF"/>
        <w:spacing w:before="0" w:beforeAutospacing="0" w:after="0" w:afterAutospacing="0" w:line="360" w:lineRule="atLeast"/>
        <w:ind w:left="1080"/>
        <w:jc w:val="both"/>
        <w:rPr>
          <w:ins w:id="287" w:author="Shubra Singh" w:date="2022-12-20T15:36:00Z"/>
          <w:rFonts w:asciiTheme="minorHAnsi" w:hAnsiTheme="minorHAnsi" w:cstheme="minorHAnsi"/>
          <w:color w:val="16191F"/>
          <w:sz w:val="28"/>
          <w:szCs w:val="28"/>
        </w:rPr>
      </w:pPr>
      <w:ins w:id="288" w:author="Shubra Singh" w:date="2022-12-20T15:36:00Z">
        <w:r w:rsidRPr="00182A0C">
          <w:rPr>
            <w:rFonts w:asciiTheme="minorHAnsi" w:hAnsiTheme="minorHAnsi" w:cstheme="minorHAnsi"/>
            <w:noProof/>
            <w:color w:val="16191F"/>
            <w:sz w:val="28"/>
            <w:szCs w:val="28"/>
          </w:rPr>
          <w:drawing>
            <wp:inline distT="0" distB="0" distL="0" distR="0" wp14:anchorId="113E3080" wp14:editId="19D74DC8">
              <wp:extent cx="3930852" cy="1073205"/>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25"/>
                      <a:stretch>
                        <a:fillRect/>
                      </a:stretch>
                    </pic:blipFill>
                    <pic:spPr>
                      <a:xfrm>
                        <a:off x="0" y="0"/>
                        <a:ext cx="3930852" cy="1073205"/>
                      </a:xfrm>
                      <a:prstGeom prst="rect">
                        <a:avLst/>
                      </a:prstGeom>
                    </pic:spPr>
                  </pic:pic>
                </a:graphicData>
              </a:graphic>
            </wp:inline>
          </w:drawing>
        </w:r>
      </w:ins>
    </w:p>
    <w:p w14:paraId="15632202" w14:textId="77777777" w:rsidR="006746A4" w:rsidRPr="00182A0C" w:rsidRDefault="006746A4" w:rsidP="006746A4">
      <w:pPr>
        <w:pStyle w:val="NormalWeb"/>
        <w:numPr>
          <w:ilvl w:val="0"/>
          <w:numId w:val="32"/>
        </w:numPr>
        <w:shd w:val="clear" w:color="auto" w:fill="FFFFFF"/>
        <w:spacing w:before="0" w:beforeAutospacing="0" w:after="0" w:afterAutospacing="0" w:line="360" w:lineRule="atLeast"/>
        <w:jc w:val="both"/>
        <w:rPr>
          <w:ins w:id="289" w:author="Shubra Singh" w:date="2022-12-20T15:36:00Z"/>
          <w:rFonts w:asciiTheme="minorHAnsi" w:hAnsiTheme="minorHAnsi" w:cstheme="minorHAnsi"/>
          <w:color w:val="16191F"/>
          <w:sz w:val="28"/>
          <w:szCs w:val="28"/>
        </w:rPr>
      </w:pPr>
      <w:ins w:id="290" w:author="Shubra Singh" w:date="2022-12-20T15:36:00Z">
        <w:r>
          <w:rPr>
            <w:rFonts w:asciiTheme="minorHAnsi" w:hAnsiTheme="minorHAnsi" w:cstheme="minorHAnsi"/>
            <w:color w:val="16191F"/>
            <w:sz w:val="28"/>
            <w:szCs w:val="28"/>
          </w:rPr>
          <w:t>Copy AWS config file on your local system</w:t>
        </w:r>
        <w:r w:rsidRPr="00182A0C">
          <w:rPr>
            <w:rFonts w:asciiTheme="minorHAnsi" w:hAnsiTheme="minorHAnsi" w:cstheme="minorHAnsi"/>
            <w:color w:val="16191F"/>
            <w:sz w:val="28"/>
            <w:szCs w:val="28"/>
          </w:rPr>
          <w:t>, located at:</w:t>
        </w:r>
      </w:ins>
    </w:p>
    <w:p w14:paraId="171C56D5" w14:textId="77777777" w:rsidR="006746A4" w:rsidRDefault="006746A4" w:rsidP="006746A4">
      <w:pPr>
        <w:pStyle w:val="NormalWeb"/>
        <w:shd w:val="clear" w:color="auto" w:fill="FFFFFF"/>
        <w:spacing w:before="0" w:beforeAutospacing="0" w:after="0" w:afterAutospacing="0" w:line="360" w:lineRule="atLeast"/>
        <w:ind w:left="720"/>
        <w:jc w:val="both"/>
        <w:rPr>
          <w:ins w:id="291" w:author="Shubra Singh" w:date="2022-12-20T15:36:00Z"/>
          <w:rFonts w:asciiTheme="minorHAnsi" w:hAnsiTheme="minorHAnsi" w:cstheme="minorHAnsi"/>
          <w:color w:val="16191F"/>
          <w:sz w:val="28"/>
          <w:szCs w:val="28"/>
        </w:rPr>
      </w:pPr>
      <w:ins w:id="292" w:author="Shubra Singh" w:date="2022-12-20T15:36:00Z">
        <w:r>
          <w:rPr>
            <w:rFonts w:asciiTheme="minorHAnsi" w:hAnsiTheme="minorHAnsi" w:cstheme="minorHAnsi"/>
            <w:i/>
            <w:iCs/>
            <w:color w:val="2E74B5" w:themeColor="accent5" w:themeShade="BF"/>
            <w:sz w:val="28"/>
            <w:szCs w:val="28"/>
          </w:rPr>
          <w:t xml:space="preserve">     ~</w:t>
        </w:r>
        <w:proofErr w:type="gramStart"/>
        <w:r>
          <w:rPr>
            <w:rFonts w:asciiTheme="minorHAnsi" w:hAnsiTheme="minorHAnsi" w:cstheme="minorHAnsi"/>
            <w:i/>
            <w:iCs/>
            <w:color w:val="2E74B5" w:themeColor="accent5" w:themeShade="BF"/>
            <w:sz w:val="28"/>
            <w:szCs w:val="28"/>
          </w:rPr>
          <w:t>/</w:t>
        </w:r>
        <w:r w:rsidRPr="00FE0970">
          <w:rPr>
            <w:rFonts w:asciiTheme="minorHAnsi" w:hAnsiTheme="minorHAnsi" w:cstheme="minorHAnsi"/>
            <w:i/>
            <w:iCs/>
            <w:color w:val="2E74B5" w:themeColor="accent5" w:themeShade="BF"/>
            <w:sz w:val="28"/>
            <w:szCs w:val="28"/>
          </w:rPr>
          <w:t>.</w:t>
        </w:r>
        <w:proofErr w:type="spellStart"/>
        <w:r w:rsidRPr="00FE0970">
          <w:rPr>
            <w:rFonts w:asciiTheme="minorHAnsi" w:hAnsiTheme="minorHAnsi" w:cstheme="minorHAnsi"/>
            <w:i/>
            <w:iCs/>
            <w:color w:val="2E74B5" w:themeColor="accent5" w:themeShade="BF"/>
            <w:sz w:val="28"/>
            <w:szCs w:val="28"/>
          </w:rPr>
          <w:t>aws</w:t>
        </w:r>
        <w:proofErr w:type="spellEnd"/>
        <w:proofErr w:type="gramEnd"/>
        <w:r w:rsidRPr="00182A0C">
          <w:rPr>
            <w:rFonts w:asciiTheme="minorHAnsi" w:hAnsiTheme="minorHAnsi" w:cstheme="minorHAnsi"/>
            <w:color w:val="16191F"/>
            <w:sz w:val="28"/>
            <w:szCs w:val="28"/>
          </w:rPr>
          <w:t xml:space="preserve"> </w:t>
        </w:r>
      </w:ins>
    </w:p>
    <w:p w14:paraId="353BF462" w14:textId="77777777" w:rsidR="006746A4" w:rsidRDefault="006746A4" w:rsidP="006746A4">
      <w:pPr>
        <w:pStyle w:val="NormalWeb"/>
        <w:shd w:val="clear" w:color="auto" w:fill="FFFFFF"/>
        <w:spacing w:before="0" w:beforeAutospacing="0" w:after="0" w:afterAutospacing="0" w:line="360" w:lineRule="atLeast"/>
        <w:ind w:left="1080"/>
        <w:rPr>
          <w:ins w:id="293" w:author="Shubra Singh" w:date="2022-12-20T15:36:00Z"/>
          <w:rFonts w:asciiTheme="minorHAnsi" w:hAnsiTheme="minorHAnsi" w:cstheme="minorHAnsi"/>
          <w:color w:val="16191F"/>
          <w:sz w:val="28"/>
          <w:szCs w:val="28"/>
        </w:rPr>
      </w:pPr>
    </w:p>
    <w:p w14:paraId="581B269F" w14:textId="77777777" w:rsidR="006746A4" w:rsidRPr="00D745E1" w:rsidRDefault="006746A4" w:rsidP="006746A4">
      <w:pPr>
        <w:pStyle w:val="NormalWeb"/>
        <w:shd w:val="clear" w:color="auto" w:fill="FFFFFF"/>
        <w:spacing w:before="0" w:beforeAutospacing="0" w:after="0" w:afterAutospacing="0" w:line="360" w:lineRule="atLeast"/>
        <w:ind w:left="1080"/>
        <w:rPr>
          <w:ins w:id="294" w:author="Shubra Singh" w:date="2022-12-20T15:36:00Z"/>
          <w:rFonts w:asciiTheme="minorHAnsi" w:hAnsiTheme="minorHAnsi" w:cstheme="minorHAnsi"/>
          <w:color w:val="16191F"/>
          <w:sz w:val="22"/>
          <w:szCs w:val="22"/>
        </w:rPr>
      </w:pPr>
      <w:ins w:id="295" w:author="Shubra Singh" w:date="2022-12-20T15:36:00Z">
        <w:r w:rsidRPr="00182A0C">
          <w:rPr>
            <w:rFonts w:asciiTheme="minorHAnsi" w:hAnsiTheme="minorHAnsi" w:cstheme="minorHAnsi"/>
            <w:color w:val="16191F"/>
            <w:sz w:val="28"/>
            <w:szCs w:val="28"/>
          </w:rPr>
          <w:t xml:space="preserve">For more information: </w:t>
        </w:r>
        <w:r w:rsidRPr="00CC26E5">
          <w:rPr>
            <w:rFonts w:asciiTheme="minorHAnsi" w:hAnsiTheme="minorHAnsi" w:cstheme="minorHAnsi"/>
            <w:color w:val="2E74B5" w:themeColor="accent5" w:themeShade="BF"/>
            <w:sz w:val="28"/>
            <w:szCs w:val="28"/>
          </w:rPr>
          <w:t>https://docs.aws.amazon.com/sdk-for-java/v1/developer-guide/setup-credentials.html</w:t>
        </w:r>
        <w:r w:rsidRPr="00CC26E5">
          <w:rPr>
            <w:color w:val="2E74B5" w:themeColor="accent5" w:themeShade="BF"/>
            <w:lang w:eastAsia="en-US"/>
          </w:rPr>
          <w:t xml:space="preserve"> </w:t>
        </w:r>
      </w:ins>
    </w:p>
    <w:p w14:paraId="24A5857E" w14:textId="77777777" w:rsidR="006746A4" w:rsidRPr="002F54DF" w:rsidRDefault="006746A4" w:rsidP="006746A4">
      <w:pPr>
        <w:rPr>
          <w:ins w:id="296" w:author="Shubra Singh" w:date="2022-12-20T15:36:00Z"/>
        </w:rPr>
      </w:pPr>
    </w:p>
    <w:p w14:paraId="0DD174DD" w14:textId="4FC67DE4" w:rsidR="006746A4" w:rsidRPr="006746A4" w:rsidRDefault="006746A4">
      <w:pPr>
        <w:pStyle w:val="Heading3"/>
        <w:pPrChange w:id="297" w:author="Shubra Singh" w:date="2022-12-20T15:39:00Z">
          <w:pPr>
            <w:jc w:val="both"/>
          </w:pPr>
        </w:pPrChange>
      </w:pPr>
      <w:bookmarkStart w:id="298" w:name="_AWS_key-pairs_to"/>
      <w:bookmarkStart w:id="299" w:name="_Toc121685649"/>
      <w:bookmarkStart w:id="300" w:name="_Toc122446578"/>
      <w:bookmarkEnd w:id="298"/>
      <w:ins w:id="301" w:author="Shubra Singh" w:date="2022-12-20T15:36:00Z">
        <w:r w:rsidRPr="002B7432">
          <w:rPr>
            <w:rStyle w:val="Heading3Char"/>
          </w:rPr>
          <w:lastRenderedPageBreak/>
          <w:t>AWS key-pairs to access ec2 instances</w:t>
        </w:r>
        <w:r w:rsidRPr="00C8400E">
          <w:t>.</w:t>
        </w:r>
      </w:ins>
      <w:bookmarkEnd w:id="299"/>
      <w:bookmarkEnd w:id="300"/>
    </w:p>
    <w:p w14:paraId="02519B08" w14:textId="59ABF470" w:rsidR="00DF5647" w:rsidRPr="006746A4" w:rsidDel="006746A4" w:rsidRDefault="00DF5647">
      <w:pPr>
        <w:pStyle w:val="Heading4"/>
        <w:rPr>
          <w:del w:id="302" w:author="Shubra Singh" w:date="2022-12-20T15:37:00Z"/>
        </w:rPr>
        <w:pPrChange w:id="303" w:author="Shubra Singh" w:date="2022-12-20T15:39:00Z">
          <w:pPr>
            <w:pStyle w:val="Heading2"/>
          </w:pPr>
        </w:pPrChange>
      </w:pPr>
      <w:bookmarkStart w:id="304" w:name="_Toc113280428"/>
      <w:bookmarkEnd w:id="220"/>
      <w:del w:id="305" w:author="Shubra Singh" w:date="2022-12-20T15:37:00Z">
        <w:r w:rsidRPr="006746A4" w:rsidDel="006746A4">
          <w:delText>Prerequisites</w:delText>
        </w:r>
        <w:bookmarkEnd w:id="304"/>
      </w:del>
    </w:p>
    <w:p w14:paraId="0FB53DA1" w14:textId="629B1ECC" w:rsidR="00DF5647" w:rsidRPr="006746A4" w:rsidDel="006746A4" w:rsidRDefault="00DF5647">
      <w:pPr>
        <w:pStyle w:val="Heading4"/>
        <w:rPr>
          <w:del w:id="306" w:author="Shubra Singh" w:date="2022-12-20T15:37:00Z"/>
        </w:rPr>
        <w:pPrChange w:id="307" w:author="Shubra Singh" w:date="2022-12-20T15:39:00Z">
          <w:pPr>
            <w:pStyle w:val="ListParagraph"/>
            <w:numPr>
              <w:numId w:val="3"/>
            </w:numPr>
            <w:ind w:hanging="360"/>
            <w:jc w:val="both"/>
          </w:pPr>
        </w:pPrChange>
      </w:pPr>
      <w:del w:id="308" w:author="Shubra Singh" w:date="2022-12-20T15:37:00Z">
        <w:r w:rsidRPr="006746A4" w:rsidDel="006746A4">
          <w:delText>You have an A</w:delText>
        </w:r>
        <w:r w:rsidR="007A3611" w:rsidRPr="006746A4" w:rsidDel="006746A4">
          <w:delText>WS</w:delText>
        </w:r>
        <w:r w:rsidRPr="006746A4" w:rsidDel="006746A4">
          <w:delText xml:space="preserve"> subscription.</w:delText>
        </w:r>
      </w:del>
    </w:p>
    <w:p w14:paraId="008CD8BC" w14:textId="4247A0BB" w:rsidR="00DF5647" w:rsidRPr="006746A4" w:rsidDel="006746A4" w:rsidRDefault="00DF5647">
      <w:pPr>
        <w:pStyle w:val="Heading4"/>
        <w:rPr>
          <w:del w:id="309" w:author="Shubra Singh" w:date="2022-12-20T15:37:00Z"/>
          <w:rFonts w:cstheme="minorHAnsi"/>
        </w:rPr>
        <w:pPrChange w:id="310" w:author="Shubra Singh" w:date="2022-12-20T15:39:00Z">
          <w:pPr>
            <w:pStyle w:val="ListParagraph"/>
            <w:numPr>
              <w:numId w:val="3"/>
            </w:numPr>
            <w:ind w:hanging="360"/>
            <w:jc w:val="both"/>
          </w:pPr>
        </w:pPrChange>
      </w:pPr>
      <w:del w:id="311" w:author="Shubra Singh" w:date="2022-12-20T15:37:00Z">
        <w:r w:rsidRPr="006746A4" w:rsidDel="006746A4">
          <w:rPr>
            <w:rFonts w:cstheme="minorHAnsi"/>
            <w:color w:val="242424"/>
            <w:shd w:val="clear" w:color="auto" w:fill="FFFFFF"/>
          </w:rPr>
          <w:delText>Python version Python 3.8.10 should be installed.</w:delText>
        </w:r>
      </w:del>
    </w:p>
    <w:p w14:paraId="77E63F38" w14:textId="5312FC47" w:rsidR="00335FEE" w:rsidRPr="006746A4" w:rsidDel="006746A4" w:rsidRDefault="00335FEE">
      <w:pPr>
        <w:pStyle w:val="Heading4"/>
        <w:rPr>
          <w:del w:id="312" w:author="Shubra Singh" w:date="2022-12-20T15:37:00Z"/>
          <w:rFonts w:cstheme="minorHAnsi"/>
        </w:rPr>
        <w:pPrChange w:id="313" w:author="Shubra Singh" w:date="2022-12-20T15:39:00Z">
          <w:pPr>
            <w:pStyle w:val="ListParagraph"/>
            <w:numPr>
              <w:numId w:val="3"/>
            </w:numPr>
            <w:ind w:hanging="360"/>
            <w:jc w:val="both"/>
          </w:pPr>
        </w:pPrChange>
      </w:pPr>
      <w:bookmarkStart w:id="314" w:name="_Hlk119314535"/>
      <w:del w:id="315" w:author="Shubra Singh" w:date="2022-12-20T15:37:00Z">
        <w:r w:rsidRPr="006746A4" w:rsidDel="006746A4">
          <w:rPr>
            <w:rFonts w:cstheme="minorHAnsi"/>
          </w:rPr>
          <w:delText>Creating the SSH key.</w:delText>
        </w:r>
      </w:del>
    </w:p>
    <w:p w14:paraId="62B3924F" w14:textId="39674187" w:rsidR="00335FEE" w:rsidRPr="006746A4" w:rsidDel="006746A4" w:rsidRDefault="00335FEE">
      <w:pPr>
        <w:pStyle w:val="Heading4"/>
        <w:rPr>
          <w:del w:id="316" w:author="Shubra Singh" w:date="2022-12-20T15:37:00Z"/>
          <w:rStyle w:val="normaltextrun"/>
          <w:rFonts w:ascii="Calibri" w:eastAsiaTheme="minorHAnsi" w:hAnsi="Calibri" w:cs="Calibri"/>
          <w:szCs w:val="28"/>
          <w:lang w:eastAsia="en-US"/>
        </w:rPr>
        <w:pPrChange w:id="317" w:author="Shubra Singh" w:date="2022-12-20T15:39:00Z">
          <w:pPr>
            <w:pStyle w:val="paragraph"/>
            <w:numPr>
              <w:numId w:val="3"/>
            </w:numPr>
            <w:spacing w:before="0" w:beforeAutospacing="0" w:after="0" w:afterAutospacing="0"/>
            <w:ind w:left="720" w:hanging="360"/>
            <w:jc w:val="both"/>
            <w:textAlignment w:val="baseline"/>
          </w:pPr>
        </w:pPrChange>
      </w:pPr>
      <w:bookmarkStart w:id="318" w:name="_Hlk119314547"/>
      <w:bookmarkStart w:id="319" w:name="_Hlk119325003"/>
      <w:bookmarkEnd w:id="314"/>
      <w:del w:id="320" w:author="Shubra Singh" w:date="2022-12-20T15:37:00Z">
        <w:r w:rsidRPr="006746A4" w:rsidDel="006746A4">
          <w:rPr>
            <w:rStyle w:val="normaltextrun"/>
            <w:rFonts w:ascii="Calibri" w:hAnsi="Calibri" w:cs="Calibri"/>
            <w:szCs w:val="28"/>
          </w:rPr>
          <w:delText>There are template files, python scripts and parameter files, and for order of execution of files, we have given number which is associated with file name.</w:delText>
        </w:r>
      </w:del>
    </w:p>
    <w:p w14:paraId="1E00CCAC" w14:textId="4803B814" w:rsidR="00335FEE" w:rsidRPr="006746A4" w:rsidDel="006746A4" w:rsidRDefault="00335FEE">
      <w:pPr>
        <w:pStyle w:val="Heading4"/>
        <w:rPr>
          <w:del w:id="321" w:author="Shubra Singh" w:date="2022-12-20T15:37:00Z"/>
          <w:rFonts w:ascii="Calibri" w:hAnsi="Calibri" w:cs="Calibri"/>
        </w:rPr>
        <w:pPrChange w:id="322" w:author="Shubra Singh" w:date="2022-12-20T15:39:00Z">
          <w:pPr>
            <w:pStyle w:val="paragraph"/>
            <w:spacing w:before="0" w:beforeAutospacing="0" w:after="0" w:afterAutospacing="0"/>
            <w:ind w:left="720"/>
            <w:jc w:val="both"/>
            <w:textAlignment w:val="baseline"/>
          </w:pPr>
        </w:pPrChange>
      </w:pPr>
      <w:del w:id="323" w:author="Shubra Singh" w:date="2022-12-20T15:37:00Z">
        <w:r w:rsidRPr="006746A4" w:rsidDel="006746A4">
          <w:rPr>
            <w:rStyle w:val="normaltextrun"/>
            <w:rFonts w:ascii="Calibri" w:hAnsi="Calibri" w:cs="Calibri"/>
            <w:szCs w:val="28"/>
          </w:rPr>
          <w:delText xml:space="preserve">In below example </w:delText>
        </w:r>
        <w:r w:rsidR="00BD7D19" w:rsidRPr="006746A4" w:rsidDel="006746A4">
          <w:rPr>
            <w:rStyle w:val="normaltextrun"/>
            <w:rFonts w:ascii="Calibri" w:hAnsi="Calibri" w:cs="Calibri"/>
            <w:szCs w:val="28"/>
          </w:rPr>
          <w:delText>2</w:delText>
        </w:r>
        <w:r w:rsidRPr="006746A4" w:rsidDel="006746A4">
          <w:rPr>
            <w:rStyle w:val="normaltextrun"/>
            <w:rFonts w:ascii="Calibri" w:hAnsi="Calibri" w:cs="Calibri"/>
            <w:szCs w:val="28"/>
          </w:rPr>
          <w:delText xml:space="preserve"> means this file is to execute </w:delText>
        </w:r>
        <w:r w:rsidR="00BD7D19" w:rsidRPr="006746A4" w:rsidDel="006746A4">
          <w:rPr>
            <w:rStyle w:val="normaltextrun"/>
            <w:rFonts w:ascii="Calibri" w:hAnsi="Calibri" w:cs="Calibri"/>
            <w:szCs w:val="28"/>
          </w:rPr>
          <w:delText>2</w:delText>
        </w:r>
        <w:r w:rsidR="00BD7D19" w:rsidRPr="006746A4" w:rsidDel="006746A4">
          <w:rPr>
            <w:rStyle w:val="normaltextrun"/>
            <w:rFonts w:ascii="Calibri" w:hAnsi="Calibri" w:cs="Calibri"/>
            <w:szCs w:val="28"/>
            <w:vertAlign w:val="superscript"/>
          </w:rPr>
          <w:delText>nd</w:delText>
        </w:r>
      </w:del>
    </w:p>
    <w:p w14:paraId="1FB8B283" w14:textId="1C9B79F4" w:rsidR="00335FEE" w:rsidRPr="006746A4" w:rsidDel="006746A4" w:rsidRDefault="00335FEE">
      <w:pPr>
        <w:pStyle w:val="Heading4"/>
        <w:rPr>
          <w:del w:id="324" w:author="Shubra Singh" w:date="2022-12-20T15:37:00Z"/>
          <w:color w:val="1F4E79" w:themeColor="accent5" w:themeShade="80"/>
        </w:rPr>
        <w:pPrChange w:id="325" w:author="Shubra Singh" w:date="2022-12-20T15:39:00Z">
          <w:pPr>
            <w:pStyle w:val="ListParagraph"/>
          </w:pPr>
        </w:pPrChange>
      </w:pPr>
      <w:del w:id="326" w:author="Shubra Singh" w:date="2022-12-20T15:37:00Z">
        <w:r w:rsidRPr="006746A4" w:rsidDel="006746A4">
          <w:rPr>
            <w:color w:val="1F4E79" w:themeColor="accent5" w:themeShade="80"/>
          </w:rPr>
          <w:delText>Ex.</w:delText>
        </w:r>
        <w:r w:rsidR="00764440" w:rsidRPr="006746A4" w:rsidDel="006746A4">
          <w:delText xml:space="preserve"> </w:delText>
        </w:r>
        <w:r w:rsidR="00A80657" w:rsidRPr="006746A4" w:rsidDel="006746A4">
          <w:rPr>
            <w:color w:val="1F4E79" w:themeColor="accent5" w:themeShade="80"/>
          </w:rPr>
          <w:delText>CFT_TMPL_2NIC_1VM_GLM_CONFIG_SLB_SSL_GLM_2</w:delText>
        </w:r>
        <w:r w:rsidR="00764440" w:rsidRPr="006746A4" w:rsidDel="006746A4">
          <w:rPr>
            <w:color w:val="1F4E79" w:themeColor="accent5" w:themeShade="80"/>
          </w:rPr>
          <w:delText>.py</w:delText>
        </w:r>
      </w:del>
    </w:p>
    <w:bookmarkEnd w:id="318"/>
    <w:p w14:paraId="0BA4FEC5" w14:textId="13A24495" w:rsidR="00335FEE" w:rsidRPr="006746A4" w:rsidDel="006746A4" w:rsidRDefault="00335FEE">
      <w:pPr>
        <w:pStyle w:val="Heading4"/>
        <w:rPr>
          <w:del w:id="327" w:author="Shubra Singh" w:date="2022-12-20T15:37:00Z"/>
          <w:rFonts w:cstheme="minorHAnsi"/>
        </w:rPr>
        <w:pPrChange w:id="328" w:author="Shubra Singh" w:date="2022-12-20T15:39:00Z">
          <w:pPr>
            <w:pStyle w:val="ListParagraph"/>
            <w:jc w:val="both"/>
          </w:pPr>
        </w:pPrChange>
      </w:pPr>
    </w:p>
    <w:p w14:paraId="53CE815D" w14:textId="77777777" w:rsidR="00335FEE" w:rsidRPr="006746A4" w:rsidRDefault="00335FEE">
      <w:pPr>
        <w:pStyle w:val="Heading4"/>
        <w:pPrChange w:id="329" w:author="Shubra Singh" w:date="2022-12-20T15:39:00Z">
          <w:pPr>
            <w:pStyle w:val="Heading2"/>
          </w:pPr>
        </w:pPrChange>
      </w:pPr>
      <w:bookmarkStart w:id="330" w:name="_Toc119087856"/>
      <w:bookmarkStart w:id="331" w:name="_Hlk119314637"/>
      <w:r w:rsidRPr="006746A4">
        <w:t>Steps to create a SSH key [Optional]</w:t>
      </w:r>
      <w:bookmarkEnd w:id="330"/>
    </w:p>
    <w:p w14:paraId="3445B6A9" w14:textId="77777777" w:rsidR="00335FEE" w:rsidRPr="00C2730C" w:rsidRDefault="00335FEE" w:rsidP="00335FEE">
      <w:r>
        <w:t xml:space="preserve">Note: You can use existing key pair if you have key pair already created. </w:t>
      </w:r>
    </w:p>
    <w:p w14:paraId="717D3E1E" w14:textId="77777777" w:rsidR="00335FEE" w:rsidRDefault="00335FEE" w:rsidP="00335FEE">
      <w:pPr>
        <w:pStyle w:val="ListParagraph"/>
        <w:numPr>
          <w:ilvl w:val="0"/>
          <w:numId w:val="30"/>
        </w:numPr>
      </w:pPr>
      <w:r>
        <w:t>Go to the EC2 dashboard and click on key pairs.</w:t>
      </w:r>
    </w:p>
    <w:p w14:paraId="6CC50519" w14:textId="77777777" w:rsidR="00335FEE" w:rsidRDefault="00335FEE" w:rsidP="00335FEE">
      <w:pPr>
        <w:ind w:left="360"/>
      </w:pPr>
      <w:r w:rsidRPr="00E87E3C">
        <w:rPr>
          <w:noProof/>
        </w:rPr>
        <w:drawing>
          <wp:inline distT="0" distB="0" distL="0" distR="0" wp14:anchorId="5B1A04A6" wp14:editId="10313A5C">
            <wp:extent cx="5574665" cy="1884459"/>
            <wp:effectExtent l="0" t="0" r="6985"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6166" cy="1888347"/>
                    </a:xfrm>
                    <a:prstGeom prst="rect">
                      <a:avLst/>
                    </a:prstGeom>
                  </pic:spPr>
                </pic:pic>
              </a:graphicData>
            </a:graphic>
          </wp:inline>
        </w:drawing>
      </w:r>
    </w:p>
    <w:p w14:paraId="5D618831" w14:textId="77777777" w:rsidR="00335FEE" w:rsidRDefault="00335FEE" w:rsidP="00335FEE">
      <w:pPr>
        <w:pStyle w:val="ListParagraph"/>
        <w:numPr>
          <w:ilvl w:val="0"/>
          <w:numId w:val="30"/>
        </w:numPr>
      </w:pPr>
      <w:r>
        <w:t>Now click on create key pair at the top right.</w:t>
      </w:r>
    </w:p>
    <w:p w14:paraId="01B2A03D" w14:textId="77777777" w:rsidR="00335FEE" w:rsidRDefault="00335FEE" w:rsidP="00335FEE">
      <w:pPr>
        <w:ind w:left="360"/>
      </w:pPr>
      <w:r w:rsidRPr="00E87E3C">
        <w:rPr>
          <w:noProof/>
        </w:rPr>
        <w:drawing>
          <wp:inline distT="0" distB="0" distL="0" distR="0" wp14:anchorId="4B989E08" wp14:editId="38F3851A">
            <wp:extent cx="5560695" cy="659958"/>
            <wp:effectExtent l="0" t="0" r="1905"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2579" cy="663742"/>
                    </a:xfrm>
                    <a:prstGeom prst="rect">
                      <a:avLst/>
                    </a:prstGeom>
                  </pic:spPr>
                </pic:pic>
              </a:graphicData>
            </a:graphic>
          </wp:inline>
        </w:drawing>
      </w:r>
    </w:p>
    <w:p w14:paraId="3CB9EEDF" w14:textId="77777777" w:rsidR="00335FEE" w:rsidRDefault="00335FEE" w:rsidP="00335FEE">
      <w:pPr>
        <w:pStyle w:val="ListParagraph"/>
        <w:numPr>
          <w:ilvl w:val="0"/>
          <w:numId w:val="30"/>
        </w:numPr>
      </w:pPr>
      <w:r>
        <w:t xml:space="preserve">Now name the key and select the key pair type as RSA and key file format </w:t>
      </w:r>
      <w:proofErr w:type="gramStart"/>
      <w:r>
        <w:t>as .</w:t>
      </w:r>
      <w:proofErr w:type="spellStart"/>
      <w:r>
        <w:t>pem</w:t>
      </w:r>
      <w:proofErr w:type="spellEnd"/>
      <w:proofErr w:type="gramEnd"/>
      <w:r>
        <w:t>.</w:t>
      </w:r>
    </w:p>
    <w:p w14:paraId="151A87DB" w14:textId="75F0A347" w:rsidR="00335FEE" w:rsidRPr="00335FEE" w:rsidRDefault="00335FEE" w:rsidP="00335FEE">
      <w:pPr>
        <w:ind w:left="360"/>
      </w:pPr>
      <w:r w:rsidRPr="00E87E3C">
        <w:rPr>
          <w:noProof/>
        </w:rPr>
        <w:lastRenderedPageBreak/>
        <w:drawing>
          <wp:inline distT="0" distB="0" distL="0" distR="0" wp14:anchorId="71461B5F" wp14:editId="2994FF0E">
            <wp:extent cx="5727838" cy="3474720"/>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5835" cy="3503837"/>
                    </a:xfrm>
                    <a:prstGeom prst="rect">
                      <a:avLst/>
                    </a:prstGeom>
                  </pic:spPr>
                </pic:pic>
              </a:graphicData>
            </a:graphic>
          </wp:inline>
        </w:drawing>
      </w:r>
      <w:bookmarkEnd w:id="319"/>
      <w:bookmarkEnd w:id="331"/>
    </w:p>
    <w:p w14:paraId="366346B1" w14:textId="77777777" w:rsidR="00DF5647" w:rsidRPr="0050797C" w:rsidRDefault="00DF5647" w:rsidP="0050797C">
      <w:pPr>
        <w:pStyle w:val="Heading2"/>
        <w:rPr>
          <w:sz w:val="28"/>
          <w:szCs w:val="28"/>
        </w:rPr>
      </w:pPr>
      <w:bookmarkStart w:id="332" w:name="_Toc113280429"/>
      <w:bookmarkStart w:id="333" w:name="_Toc122446579"/>
      <w:r w:rsidRPr="0050797C">
        <w:rPr>
          <w:sz w:val="28"/>
          <w:szCs w:val="28"/>
        </w:rPr>
        <w:t>System Requirements</w:t>
      </w:r>
      <w:bookmarkEnd w:id="332"/>
      <w:bookmarkEnd w:id="333"/>
    </w:p>
    <w:p w14:paraId="3E9AE9C8" w14:textId="558005F2" w:rsidR="009A40DD" w:rsidDel="006746A4" w:rsidRDefault="009A40DD" w:rsidP="00DE69C5">
      <w:pPr>
        <w:ind w:left="360"/>
        <w:rPr>
          <w:del w:id="334" w:author="Shubra Singh" w:date="2022-12-20T15:42:00Z"/>
          <w:rFonts w:cstheme="minorHAnsi"/>
          <w:szCs w:val="28"/>
        </w:rPr>
      </w:pPr>
      <w:del w:id="335" w:author="Shubra Singh" w:date="2022-12-20T15:42:00Z">
        <w:r w:rsidRPr="00DE69C5" w:rsidDel="006746A4">
          <w:rPr>
            <w:rFonts w:cstheme="minorHAnsi"/>
            <w:szCs w:val="28"/>
          </w:rPr>
          <w:delText xml:space="preserve">Below all </w:delText>
        </w:r>
        <w:r w:rsidR="00CB5976" w:rsidDel="006746A4">
          <w:rPr>
            <w:rFonts w:cstheme="minorHAnsi"/>
            <w:szCs w:val="28"/>
          </w:rPr>
          <w:delText>AWS</w:delText>
        </w:r>
        <w:r w:rsidRPr="00DE69C5" w:rsidDel="006746A4">
          <w:rPr>
            <w:rFonts w:cstheme="minorHAnsi"/>
            <w:szCs w:val="28"/>
          </w:rPr>
          <w:delText xml:space="preserve"> cloud resources will be created. </w:delText>
        </w:r>
      </w:del>
    </w:p>
    <w:p w14:paraId="26D11ED5" w14:textId="77777777" w:rsidR="006746A4" w:rsidRPr="00DE69C5" w:rsidRDefault="006746A4" w:rsidP="006746A4">
      <w:pPr>
        <w:spacing w:after="40"/>
        <w:ind w:left="360"/>
        <w:rPr>
          <w:ins w:id="336" w:author="Shubra Singh" w:date="2022-12-20T15:42:00Z"/>
          <w:rFonts w:cstheme="minorHAnsi"/>
          <w:szCs w:val="28"/>
        </w:rPr>
      </w:pPr>
      <w:ins w:id="337" w:author="Shubra Singh" w:date="2022-12-20T15:42:00Z">
        <w:r w:rsidRPr="00DE69C5">
          <w:rPr>
            <w:rFonts w:cstheme="minorHAnsi"/>
            <w:szCs w:val="28"/>
          </w:rPr>
          <w:t xml:space="preserve">Below all </w:t>
        </w:r>
        <w:r>
          <w:rPr>
            <w:rFonts w:cstheme="minorHAnsi"/>
            <w:szCs w:val="28"/>
          </w:rPr>
          <w:t>AWS</w:t>
        </w:r>
        <w:r w:rsidRPr="00DE69C5">
          <w:rPr>
            <w:rFonts w:cstheme="minorHAnsi"/>
            <w:szCs w:val="28"/>
          </w:rPr>
          <w:t xml:space="preserve"> cloud resources will be created. </w:t>
        </w:r>
      </w:ins>
    </w:p>
    <w:p w14:paraId="3F98AA18" w14:textId="77777777" w:rsidR="006746A4" w:rsidRPr="00DE69C5" w:rsidRDefault="006746A4" w:rsidP="006746A4">
      <w:pPr>
        <w:spacing w:after="40"/>
        <w:ind w:left="360"/>
        <w:rPr>
          <w:ins w:id="338" w:author="Shubra Singh" w:date="2022-12-20T15:42:00Z"/>
          <w:rFonts w:cstheme="minorHAnsi"/>
          <w:szCs w:val="28"/>
        </w:rPr>
      </w:pPr>
      <w:ins w:id="339" w:author="Shubra Singh" w:date="2022-12-20T15:42:00Z">
        <w:r w:rsidRPr="00DE69C5">
          <w:rPr>
            <w:rFonts w:cstheme="minorHAnsi"/>
            <w:szCs w:val="28"/>
          </w:rPr>
          <w:t>All templates come with default value it can be change while execution.</w:t>
        </w:r>
      </w:ins>
    </w:p>
    <w:p w14:paraId="2B71036F" w14:textId="179AD6A5" w:rsidR="006746A4" w:rsidRPr="006746A4" w:rsidRDefault="006746A4">
      <w:pPr>
        <w:ind w:left="360"/>
        <w:rPr>
          <w:ins w:id="340" w:author="Shubra Singh" w:date="2022-12-20T15:42:00Z"/>
          <w:rFonts w:eastAsiaTheme="majorEastAsia" w:cstheme="minorHAnsi"/>
          <w:color w:val="1F3763" w:themeColor="accent1" w:themeShade="7F"/>
          <w:szCs w:val="28"/>
          <w:lang w:val="en-US" w:eastAsia="zh-CN"/>
          <w:rPrChange w:id="341" w:author="Shubra Singh" w:date="2022-12-20T15:42:00Z">
            <w:rPr>
              <w:ins w:id="342" w:author="Shubra Singh" w:date="2022-12-20T15:42:00Z"/>
              <w:rFonts w:cstheme="minorHAnsi"/>
              <w:szCs w:val="28"/>
            </w:rPr>
          </w:rPrChange>
        </w:rPr>
        <w:pPrChange w:id="343" w:author="Shubra Singh" w:date="2022-12-20T15:42:00Z">
          <w:pPr>
            <w:spacing w:after="40"/>
            <w:ind w:left="360"/>
          </w:pPr>
        </w:pPrChange>
      </w:pPr>
      <w:bookmarkStart w:id="344" w:name="_Toc121685651"/>
      <w:bookmarkStart w:id="345" w:name="_Toc122446580"/>
      <w:ins w:id="346" w:author="Shubra Singh" w:date="2022-12-20T15:42:00Z">
        <w:r w:rsidRPr="00DE69C5">
          <w:rPr>
            <w:rStyle w:val="Heading3Char"/>
            <w:rFonts w:asciiTheme="minorHAnsi" w:hAnsiTheme="minorHAnsi" w:cstheme="minorHAnsi"/>
            <w:sz w:val="28"/>
            <w:szCs w:val="28"/>
          </w:rPr>
          <w:t>Stack</w:t>
        </w:r>
        <w:r>
          <w:rPr>
            <w:rStyle w:val="Heading3Char"/>
            <w:rFonts w:asciiTheme="minorHAnsi" w:hAnsiTheme="minorHAnsi" w:cstheme="minorHAnsi"/>
            <w:sz w:val="28"/>
            <w:szCs w:val="28"/>
          </w:rPr>
          <w:t>:</w:t>
        </w:r>
        <w:bookmarkEnd w:id="344"/>
        <w:bookmarkEnd w:id="345"/>
        <w:r>
          <w:rPr>
            <w:rStyle w:val="Heading3Char"/>
            <w:rFonts w:asciiTheme="minorHAnsi" w:hAnsiTheme="minorHAnsi" w:cstheme="minorHAnsi"/>
            <w:sz w:val="28"/>
            <w:szCs w:val="28"/>
          </w:rPr>
          <w:t xml:space="preserve"> </w:t>
        </w:r>
        <w:r w:rsidRPr="00DE69C5">
          <w:rPr>
            <w:rFonts w:cstheme="minorHAnsi"/>
            <w:szCs w:val="28"/>
          </w:rPr>
          <w:t>A new stack is created with the specified name and location.</w:t>
        </w:r>
      </w:ins>
    </w:p>
    <w:p w14:paraId="019EA7E0" w14:textId="0F2B95EB" w:rsidR="009A40DD" w:rsidRPr="00DE69C5" w:rsidDel="006746A4" w:rsidRDefault="009A40DD" w:rsidP="00DE69C5">
      <w:pPr>
        <w:spacing w:after="40"/>
        <w:ind w:left="360"/>
        <w:rPr>
          <w:del w:id="347" w:author="Shubra Singh" w:date="2022-12-20T15:42:00Z"/>
          <w:rFonts w:cstheme="minorHAnsi"/>
          <w:szCs w:val="28"/>
        </w:rPr>
      </w:pPr>
      <w:del w:id="348" w:author="Shubra Singh" w:date="2022-12-20T15:42:00Z">
        <w:r w:rsidRPr="00DE69C5" w:rsidDel="006746A4">
          <w:rPr>
            <w:rFonts w:cstheme="minorHAnsi"/>
            <w:szCs w:val="28"/>
          </w:rPr>
          <w:delText>All templates come with default value it can be change while execution.</w:delText>
        </w:r>
      </w:del>
    </w:p>
    <w:p w14:paraId="199BB617" w14:textId="0FA25B29" w:rsidR="00DF5647" w:rsidRPr="00DE69C5" w:rsidDel="006746A4" w:rsidRDefault="00DF5647" w:rsidP="00DE69C5">
      <w:pPr>
        <w:ind w:left="360"/>
        <w:rPr>
          <w:del w:id="349" w:author="Shubra Singh" w:date="2022-12-20T15:42:00Z"/>
          <w:rStyle w:val="Heading3Char"/>
          <w:rFonts w:asciiTheme="minorHAnsi" w:hAnsiTheme="minorHAnsi" w:cstheme="minorHAnsi"/>
          <w:sz w:val="28"/>
          <w:szCs w:val="28"/>
        </w:rPr>
      </w:pPr>
      <w:bookmarkStart w:id="350" w:name="_Toc99031795"/>
      <w:bookmarkStart w:id="351" w:name="_Toc113280430"/>
      <w:del w:id="352" w:author="Shubra Singh" w:date="2022-12-20T15:42:00Z">
        <w:r w:rsidRPr="00DE69C5" w:rsidDel="006746A4">
          <w:rPr>
            <w:rStyle w:val="Heading3Char"/>
            <w:rFonts w:asciiTheme="minorHAnsi" w:hAnsiTheme="minorHAnsi" w:cstheme="minorHAnsi"/>
            <w:sz w:val="28"/>
            <w:szCs w:val="28"/>
          </w:rPr>
          <w:delText>S</w:delText>
        </w:r>
        <w:bookmarkEnd w:id="350"/>
        <w:r w:rsidRPr="00DE69C5" w:rsidDel="006746A4">
          <w:rPr>
            <w:rStyle w:val="Heading3Char"/>
            <w:rFonts w:asciiTheme="minorHAnsi" w:hAnsiTheme="minorHAnsi" w:cstheme="minorHAnsi"/>
            <w:sz w:val="28"/>
            <w:szCs w:val="28"/>
          </w:rPr>
          <w:delText>tack</w:delText>
        </w:r>
        <w:bookmarkEnd w:id="351"/>
        <w:r w:rsidRPr="00DE69C5" w:rsidDel="006746A4">
          <w:rPr>
            <w:rStyle w:val="Heading3Char"/>
            <w:rFonts w:asciiTheme="minorHAnsi" w:hAnsiTheme="minorHAnsi" w:cstheme="minorHAnsi"/>
            <w:sz w:val="28"/>
            <w:szCs w:val="28"/>
          </w:rPr>
          <w:delText xml:space="preserve"> </w:delText>
        </w:r>
      </w:del>
    </w:p>
    <w:p w14:paraId="05A561BB" w14:textId="484C9AEC" w:rsidR="00DF5647" w:rsidRPr="00DE69C5" w:rsidDel="006746A4" w:rsidRDefault="00DF5647" w:rsidP="00DE69C5">
      <w:pPr>
        <w:ind w:left="1080"/>
        <w:rPr>
          <w:del w:id="353" w:author="Shubra Singh" w:date="2022-12-20T15:42:00Z"/>
          <w:rFonts w:eastAsiaTheme="majorEastAsia" w:cstheme="minorHAnsi"/>
          <w:color w:val="1F3763" w:themeColor="accent1" w:themeShade="7F"/>
          <w:szCs w:val="28"/>
        </w:rPr>
      </w:pPr>
      <w:del w:id="354" w:author="Shubra Singh" w:date="2022-12-20T15:42:00Z">
        <w:r w:rsidRPr="00DE69C5" w:rsidDel="006746A4">
          <w:rPr>
            <w:rFonts w:cstheme="minorHAnsi"/>
            <w:szCs w:val="28"/>
          </w:rPr>
          <w:delText>A new stack is created with the specified name and location.</w:delText>
        </w:r>
      </w:del>
    </w:p>
    <w:p w14:paraId="34A30073" w14:textId="2AB4DBBD" w:rsidR="00DF5647" w:rsidRPr="001C69C0" w:rsidRDefault="00DF5647" w:rsidP="00DE69C5">
      <w:pPr>
        <w:ind w:left="360"/>
      </w:pPr>
      <w:bookmarkStart w:id="355" w:name="_Toc99031797"/>
      <w:bookmarkStart w:id="356" w:name="_Toc113280431"/>
      <w:r w:rsidRPr="001C69C0">
        <w:t>Interfaces</w:t>
      </w:r>
      <w:bookmarkEnd w:id="355"/>
      <w:bookmarkEnd w:id="356"/>
    </w:p>
    <w:p w14:paraId="6C551A7C" w14:textId="018865DC" w:rsidR="00DF5647" w:rsidRPr="00DE69C5" w:rsidRDefault="00DF5647" w:rsidP="00DE69C5">
      <w:pPr>
        <w:ind w:left="1080"/>
        <w:rPr>
          <w:rFonts w:cstheme="minorHAnsi"/>
          <w:szCs w:val="28"/>
        </w:rPr>
      </w:pPr>
      <w:r w:rsidRPr="00DE69C5">
        <w:rPr>
          <w:rFonts w:cstheme="minorHAnsi"/>
          <w:szCs w:val="28"/>
        </w:rPr>
        <w:t xml:space="preserve"> 1 management</w:t>
      </w:r>
      <w:r w:rsidR="00B52947" w:rsidRPr="00DE69C5">
        <w:rPr>
          <w:rFonts w:cstheme="minorHAnsi"/>
          <w:szCs w:val="28"/>
        </w:rPr>
        <w:t xml:space="preserve"> </w:t>
      </w:r>
      <w:r w:rsidRPr="00DE69C5">
        <w:rPr>
          <w:rFonts w:cstheme="minorHAnsi"/>
          <w:szCs w:val="28"/>
        </w:rPr>
        <w:t xml:space="preserve">and </w:t>
      </w:r>
      <w:r w:rsidR="003A57A8">
        <w:rPr>
          <w:rFonts w:cstheme="minorHAnsi"/>
          <w:szCs w:val="28"/>
        </w:rPr>
        <w:t>1</w:t>
      </w:r>
      <w:r w:rsidR="00B52947" w:rsidRPr="00DE69C5">
        <w:rPr>
          <w:rFonts w:cstheme="minorHAnsi"/>
          <w:szCs w:val="28"/>
        </w:rPr>
        <w:t xml:space="preserve"> data </w:t>
      </w:r>
      <w:r w:rsidRPr="00DE69C5">
        <w:rPr>
          <w:rFonts w:cstheme="minorHAnsi"/>
          <w:szCs w:val="28"/>
        </w:rPr>
        <w:t xml:space="preserve">interface will be created. </w:t>
      </w:r>
    </w:p>
    <w:p w14:paraId="17E5F7AB" w14:textId="77777777" w:rsidR="00DF5647" w:rsidRPr="00DE69C5" w:rsidRDefault="00DF5647" w:rsidP="00DE69C5">
      <w:pPr>
        <w:ind w:left="1080"/>
        <w:rPr>
          <w:rFonts w:cstheme="minorHAnsi"/>
          <w:szCs w:val="28"/>
        </w:rPr>
      </w:pPr>
      <w:r w:rsidRPr="00DE69C5">
        <w:rPr>
          <w:rFonts w:cstheme="minorHAnsi"/>
          <w:szCs w:val="28"/>
        </w:rPr>
        <w:t>Default names:</w:t>
      </w:r>
    </w:p>
    <w:tbl>
      <w:tblPr>
        <w:tblW w:w="4581" w:type="dxa"/>
        <w:tblInd w:w="1080" w:type="dxa"/>
        <w:tblCellMar>
          <w:top w:w="15" w:type="dxa"/>
          <w:bottom w:w="15" w:type="dxa"/>
        </w:tblCellMar>
        <w:tblLook w:val="04A0" w:firstRow="1" w:lastRow="0" w:firstColumn="1" w:lastColumn="0" w:noHBand="0" w:noVBand="1"/>
      </w:tblPr>
      <w:tblGrid>
        <w:gridCol w:w="4581"/>
      </w:tblGrid>
      <w:tr w:rsidR="00D6572E" w:rsidRPr="00833044" w14:paraId="02C0A6E5" w14:textId="77777777" w:rsidTr="00335FEE">
        <w:trPr>
          <w:trHeight w:val="390"/>
        </w:trPr>
        <w:tc>
          <w:tcPr>
            <w:tcW w:w="4581" w:type="dxa"/>
            <w:tcBorders>
              <w:top w:val="nil"/>
              <w:left w:val="nil"/>
              <w:bottom w:val="nil"/>
              <w:right w:val="nil"/>
            </w:tcBorders>
            <w:noWrap/>
            <w:vAlign w:val="bottom"/>
            <w:hideMark/>
          </w:tcPr>
          <w:p w14:paraId="2412DD4D" w14:textId="5F9EFC17" w:rsidR="00833044" w:rsidRPr="00DE69C5" w:rsidRDefault="006746A4" w:rsidP="00DE69C5">
            <w:pPr>
              <w:spacing w:after="0" w:line="240" w:lineRule="auto"/>
              <w:ind w:left="360"/>
              <w:rPr>
                <w:rFonts w:ascii="Calibri" w:eastAsia="Times New Roman" w:hAnsi="Calibri" w:cs="Calibri"/>
                <w:i/>
                <w:iCs/>
                <w:color w:val="2E74B5" w:themeColor="accent5" w:themeShade="BF"/>
                <w:szCs w:val="28"/>
                <w:lang w:eastAsia="en-IN"/>
              </w:rPr>
            </w:pPr>
            <w:ins w:id="357" w:author="Shubra Singh" w:date="2022-12-20T15:40:00Z">
              <w:r>
                <w:rPr>
                  <w:rFonts w:eastAsia="Times New Roman"/>
                  <w:i/>
                  <w:iCs/>
                  <w:color w:val="2E74B5" w:themeColor="accent5" w:themeShade="BF"/>
                  <w:lang w:eastAsia="en-IN"/>
                </w:rPr>
                <w:t>&lt;</w:t>
              </w:r>
              <w:proofErr w:type="spellStart"/>
              <w:r>
                <w:rPr>
                  <w:rFonts w:eastAsia="Times New Roman"/>
                  <w:i/>
                  <w:iCs/>
                  <w:color w:val="2E74B5" w:themeColor="accent5" w:themeShade="BF"/>
                  <w:lang w:eastAsia="en-IN"/>
                </w:rPr>
                <w:t>vth</w:t>
              </w:r>
              <w:proofErr w:type="spellEnd"/>
              <w:r>
                <w:rPr>
                  <w:rFonts w:eastAsia="Times New Roman"/>
                  <w:i/>
                  <w:iCs/>
                  <w:color w:val="2E74B5" w:themeColor="accent5" w:themeShade="BF"/>
                  <w:lang w:eastAsia="en-IN"/>
                </w:rPr>
                <w:t>&gt;</w:t>
              </w:r>
            </w:ins>
            <w:del w:id="358" w:author="Shubra Singh" w:date="2022-12-20T15:40:00Z">
              <w:r w:rsidR="00335FEE" w:rsidDel="006746A4">
                <w:rPr>
                  <w:rFonts w:ascii="Calibri" w:eastAsia="Times New Roman" w:hAnsi="Calibri" w:cs="Calibri"/>
                  <w:i/>
                  <w:iCs/>
                  <w:color w:val="2E74B5" w:themeColor="accent5" w:themeShade="BF"/>
                  <w:szCs w:val="28"/>
                  <w:lang w:eastAsia="en-IN"/>
                </w:rPr>
                <w:delText>{</w:delText>
              </w:r>
              <w:r w:rsidR="00335FEE" w:rsidDel="006746A4">
                <w:rPr>
                  <w:rFonts w:eastAsia="Times New Roman"/>
                  <w:i/>
                  <w:iCs/>
                  <w:color w:val="2E74B5" w:themeColor="accent5" w:themeShade="BF"/>
                  <w:lang w:eastAsia="en-IN"/>
                </w:rPr>
                <w:delText>stack name}</w:delText>
              </w:r>
            </w:del>
            <w:r w:rsidR="00833044" w:rsidRPr="00DE69C5">
              <w:rPr>
                <w:rFonts w:ascii="Calibri" w:eastAsia="Times New Roman" w:hAnsi="Calibri" w:cs="Calibri"/>
                <w:i/>
                <w:iCs/>
                <w:color w:val="2E74B5" w:themeColor="accent5" w:themeShade="BF"/>
                <w:szCs w:val="28"/>
                <w:lang w:eastAsia="en-IN"/>
              </w:rPr>
              <w:t>-inst1-mgmt-nic1</w:t>
            </w:r>
          </w:p>
        </w:tc>
      </w:tr>
      <w:tr w:rsidR="00D6572E" w:rsidRPr="00833044" w14:paraId="36271ED4" w14:textId="77777777" w:rsidTr="00335FEE">
        <w:trPr>
          <w:trHeight w:val="390"/>
        </w:trPr>
        <w:tc>
          <w:tcPr>
            <w:tcW w:w="4581" w:type="dxa"/>
            <w:tcBorders>
              <w:top w:val="nil"/>
              <w:left w:val="nil"/>
              <w:bottom w:val="nil"/>
              <w:right w:val="nil"/>
            </w:tcBorders>
            <w:noWrap/>
            <w:vAlign w:val="bottom"/>
            <w:hideMark/>
          </w:tcPr>
          <w:p w14:paraId="33CF6374" w14:textId="58C0338B" w:rsidR="00833044" w:rsidRPr="00DE69C5" w:rsidRDefault="006746A4" w:rsidP="00DE69C5">
            <w:pPr>
              <w:spacing w:after="0" w:line="240" w:lineRule="auto"/>
              <w:ind w:left="360"/>
              <w:rPr>
                <w:rFonts w:ascii="Calibri" w:eastAsia="Times New Roman" w:hAnsi="Calibri" w:cs="Calibri"/>
                <w:i/>
                <w:iCs/>
                <w:color w:val="2E74B5" w:themeColor="accent5" w:themeShade="BF"/>
                <w:szCs w:val="28"/>
                <w:lang w:eastAsia="en-IN"/>
              </w:rPr>
            </w:pPr>
            <w:ins w:id="359" w:author="Shubra Singh" w:date="2022-12-20T15:40:00Z">
              <w:r>
                <w:rPr>
                  <w:rFonts w:eastAsia="Times New Roman"/>
                  <w:i/>
                  <w:iCs/>
                  <w:color w:val="2E74B5" w:themeColor="accent5" w:themeShade="BF"/>
                  <w:lang w:eastAsia="en-IN"/>
                </w:rPr>
                <w:t>&lt;</w:t>
              </w:r>
              <w:proofErr w:type="spellStart"/>
              <w:r>
                <w:rPr>
                  <w:rFonts w:eastAsia="Times New Roman"/>
                  <w:i/>
                  <w:iCs/>
                  <w:color w:val="2E74B5" w:themeColor="accent5" w:themeShade="BF"/>
                  <w:lang w:eastAsia="en-IN"/>
                </w:rPr>
                <w:t>vth</w:t>
              </w:r>
              <w:proofErr w:type="spellEnd"/>
              <w:r>
                <w:rPr>
                  <w:rFonts w:eastAsia="Times New Roman"/>
                  <w:i/>
                  <w:iCs/>
                  <w:color w:val="2E74B5" w:themeColor="accent5" w:themeShade="BF"/>
                  <w:lang w:eastAsia="en-IN"/>
                </w:rPr>
                <w:t>&gt;</w:t>
              </w:r>
            </w:ins>
            <w:del w:id="360" w:author="Shubra Singh" w:date="2022-12-20T15:40:00Z">
              <w:r w:rsidR="00054041" w:rsidDel="006746A4">
                <w:rPr>
                  <w:rFonts w:ascii="Calibri" w:eastAsia="Times New Roman" w:hAnsi="Calibri" w:cs="Calibri"/>
                  <w:i/>
                  <w:iCs/>
                  <w:color w:val="2E74B5" w:themeColor="accent5" w:themeShade="BF"/>
                  <w:szCs w:val="28"/>
                  <w:lang w:eastAsia="en-IN"/>
                </w:rPr>
                <w:delText>{</w:delText>
              </w:r>
              <w:r w:rsidR="00054041" w:rsidDel="006746A4">
                <w:rPr>
                  <w:rFonts w:eastAsia="Times New Roman"/>
                  <w:i/>
                  <w:iCs/>
                  <w:color w:val="2E74B5" w:themeColor="accent5" w:themeShade="BF"/>
                  <w:lang w:eastAsia="en-IN"/>
                </w:rPr>
                <w:delText>stack name}</w:delText>
              </w:r>
            </w:del>
            <w:r w:rsidR="00833044" w:rsidRPr="00DE69C5">
              <w:rPr>
                <w:rFonts w:ascii="Calibri" w:eastAsia="Times New Roman" w:hAnsi="Calibri" w:cs="Calibri"/>
                <w:i/>
                <w:iCs/>
                <w:color w:val="2E74B5" w:themeColor="accent5" w:themeShade="BF"/>
                <w:szCs w:val="28"/>
                <w:lang w:eastAsia="en-IN"/>
              </w:rPr>
              <w:t>-inst1-data-nic</w:t>
            </w:r>
            <w:r w:rsidR="00BA6180">
              <w:rPr>
                <w:rFonts w:ascii="Calibri" w:eastAsia="Times New Roman" w:hAnsi="Calibri" w:cs="Calibri"/>
                <w:i/>
                <w:iCs/>
                <w:color w:val="2E74B5" w:themeColor="accent5" w:themeShade="BF"/>
                <w:szCs w:val="28"/>
                <w:lang w:eastAsia="en-IN"/>
              </w:rPr>
              <w:t>1</w:t>
            </w:r>
          </w:p>
        </w:tc>
      </w:tr>
    </w:tbl>
    <w:p w14:paraId="666C9C20" w14:textId="77777777" w:rsidR="00833044" w:rsidRPr="00833044" w:rsidRDefault="00833044" w:rsidP="003A57A8">
      <w:pPr>
        <w:rPr>
          <w:rFonts w:cstheme="minorHAnsi"/>
          <w:szCs w:val="28"/>
        </w:rPr>
      </w:pPr>
    </w:p>
    <w:p w14:paraId="04BE1014" w14:textId="2A494792" w:rsidR="006746A4" w:rsidRDefault="006746A4" w:rsidP="00DE69C5">
      <w:pPr>
        <w:ind w:left="360"/>
        <w:rPr>
          <w:ins w:id="361" w:author="Shubra Singh" w:date="2022-12-20T16:07:00Z"/>
        </w:rPr>
      </w:pPr>
      <w:bookmarkStart w:id="362" w:name="_Toc99031798"/>
      <w:bookmarkStart w:id="363" w:name="_Toc113280432"/>
    </w:p>
    <w:p w14:paraId="584B6FFF" w14:textId="77777777" w:rsidR="007823D6" w:rsidRDefault="007823D6" w:rsidP="00DE69C5">
      <w:pPr>
        <w:ind w:left="360"/>
        <w:rPr>
          <w:ins w:id="364" w:author="Shubra Singh" w:date="2022-12-20T15:42:00Z"/>
        </w:rPr>
      </w:pPr>
    </w:p>
    <w:p w14:paraId="3D5A9FB7" w14:textId="4AE9C1D6" w:rsidR="00DF5647" w:rsidRPr="002D3278" w:rsidRDefault="00DF5647" w:rsidP="00DE69C5">
      <w:pPr>
        <w:ind w:left="360"/>
      </w:pPr>
      <w:r w:rsidRPr="002D3278">
        <w:lastRenderedPageBreak/>
        <w:t>Subnets</w:t>
      </w:r>
      <w:bookmarkEnd w:id="362"/>
      <w:bookmarkEnd w:id="363"/>
    </w:p>
    <w:p w14:paraId="58AE0D37" w14:textId="5799355F" w:rsidR="00DF5647" w:rsidRPr="002D3278" w:rsidRDefault="00DF5647" w:rsidP="00DE69C5">
      <w:pPr>
        <w:ind w:left="1080"/>
        <w:rPr>
          <w:rFonts w:cstheme="minorHAnsi"/>
          <w:szCs w:val="28"/>
        </w:rPr>
      </w:pPr>
      <w:r w:rsidRPr="002D3278">
        <w:rPr>
          <w:rFonts w:cstheme="minorHAnsi"/>
          <w:szCs w:val="28"/>
        </w:rPr>
        <w:t xml:space="preserve">Total </w:t>
      </w:r>
      <w:r w:rsidR="003A57A8" w:rsidRPr="002D3278">
        <w:rPr>
          <w:rFonts w:cstheme="minorHAnsi"/>
          <w:szCs w:val="28"/>
        </w:rPr>
        <w:t>2</w:t>
      </w:r>
      <w:r w:rsidRPr="002D3278">
        <w:rPr>
          <w:rFonts w:cstheme="minorHAnsi"/>
          <w:szCs w:val="28"/>
        </w:rPr>
        <w:t xml:space="preserve"> subnets will be created.</w:t>
      </w:r>
    </w:p>
    <w:p w14:paraId="283DD9BD" w14:textId="528C73EC" w:rsidR="00DF5647" w:rsidRPr="00DE69C5" w:rsidRDefault="00DF5647" w:rsidP="00DE69C5">
      <w:pPr>
        <w:ind w:left="1080"/>
        <w:rPr>
          <w:rFonts w:cstheme="minorHAnsi"/>
          <w:szCs w:val="28"/>
        </w:rPr>
      </w:pPr>
      <w:r w:rsidRPr="00DE69C5">
        <w:rPr>
          <w:rFonts w:cstheme="minorHAnsi"/>
          <w:szCs w:val="28"/>
        </w:rPr>
        <w:t>Default names:</w:t>
      </w:r>
    </w:p>
    <w:p w14:paraId="658178F4" w14:textId="1EE5CE23" w:rsidR="00274C63" w:rsidRPr="0026759D" w:rsidRDefault="00335FEE" w:rsidP="00DE69C5">
      <w:pPr>
        <w:ind w:left="1080"/>
        <w:rPr>
          <w:i/>
          <w:iCs/>
          <w:color w:val="2E74B5" w:themeColor="accent5" w:themeShade="BF"/>
        </w:rPr>
      </w:pPr>
      <w:del w:id="365" w:author="Shubra Singh" w:date="2022-12-20T15:40:00Z">
        <w:r w:rsidDel="006746A4">
          <w:rPr>
            <w:rFonts w:ascii="Calibri" w:eastAsia="Times New Roman" w:hAnsi="Calibri" w:cs="Calibri"/>
            <w:i/>
            <w:iCs/>
            <w:color w:val="2E74B5" w:themeColor="accent5" w:themeShade="BF"/>
            <w:szCs w:val="28"/>
            <w:lang w:eastAsia="en-IN"/>
          </w:rPr>
          <w:delText>{</w:delText>
        </w:r>
        <w:r w:rsidDel="006746A4">
          <w:rPr>
            <w:rFonts w:eastAsia="Times New Roman"/>
            <w:i/>
            <w:iCs/>
            <w:color w:val="2E74B5" w:themeColor="accent5" w:themeShade="BF"/>
            <w:lang w:eastAsia="en-IN"/>
          </w:rPr>
          <w:delText>stack name}</w:delText>
        </w:r>
      </w:del>
      <w:ins w:id="366" w:author="Shubra Singh" w:date="2022-12-20T15:40:00Z">
        <w:r w:rsidR="006746A4">
          <w:rPr>
            <w:rFonts w:eastAsia="Times New Roman"/>
            <w:i/>
            <w:iCs/>
            <w:color w:val="2E74B5" w:themeColor="accent5" w:themeShade="BF"/>
            <w:lang w:eastAsia="en-IN"/>
          </w:rPr>
          <w:t>&lt;</w:t>
        </w:r>
        <w:proofErr w:type="spellStart"/>
        <w:r w:rsidR="006746A4">
          <w:rPr>
            <w:rFonts w:eastAsia="Times New Roman"/>
            <w:i/>
            <w:iCs/>
            <w:color w:val="2E74B5" w:themeColor="accent5" w:themeShade="BF"/>
            <w:lang w:eastAsia="en-IN"/>
          </w:rPr>
          <w:t>vth</w:t>
        </w:r>
        <w:proofErr w:type="spellEnd"/>
        <w:r w:rsidR="006746A4">
          <w:rPr>
            <w:rFonts w:eastAsia="Times New Roman"/>
            <w:i/>
            <w:iCs/>
            <w:color w:val="2E74B5" w:themeColor="accent5" w:themeShade="BF"/>
            <w:lang w:eastAsia="en-IN"/>
          </w:rPr>
          <w:t>&gt;</w:t>
        </w:r>
      </w:ins>
      <w:r w:rsidR="0026759D" w:rsidRPr="0026759D">
        <w:rPr>
          <w:rFonts w:ascii="Segoe UI" w:hAnsi="Segoe UI" w:cs="Segoe UI"/>
          <w:i/>
          <w:iCs/>
          <w:color w:val="2E74B5" w:themeColor="accent5" w:themeShade="BF"/>
          <w:szCs w:val="28"/>
          <w:shd w:val="clear" w:color="auto" w:fill="FFFFFF"/>
        </w:rPr>
        <w:t>-v</w:t>
      </w:r>
      <w:ins w:id="367" w:author="Shubra Singh" w:date="2022-12-16T15:58:00Z">
        <w:r w:rsidR="005110A4">
          <w:rPr>
            <w:rFonts w:ascii="Segoe UI" w:hAnsi="Segoe UI" w:cs="Segoe UI"/>
            <w:i/>
            <w:iCs/>
            <w:color w:val="2E74B5" w:themeColor="accent5" w:themeShade="BF"/>
            <w:szCs w:val="28"/>
            <w:shd w:val="clear" w:color="auto" w:fill="FFFFFF"/>
          </w:rPr>
          <w:t>pc</w:t>
        </w:r>
      </w:ins>
      <w:del w:id="368" w:author="Shubra Singh" w:date="2022-12-16T15:58:00Z">
        <w:r w:rsidR="0026759D" w:rsidRPr="0026759D" w:rsidDel="005110A4">
          <w:rPr>
            <w:rFonts w:ascii="Segoe UI" w:hAnsi="Segoe UI" w:cs="Segoe UI"/>
            <w:i/>
            <w:iCs/>
            <w:color w:val="2E74B5" w:themeColor="accent5" w:themeShade="BF"/>
            <w:szCs w:val="28"/>
            <w:shd w:val="clear" w:color="auto" w:fill="FFFFFF"/>
          </w:rPr>
          <w:delText>net1</w:delText>
        </w:r>
      </w:del>
      <w:r w:rsidR="0026759D" w:rsidRPr="0026759D">
        <w:rPr>
          <w:rFonts w:ascii="Segoe UI" w:hAnsi="Segoe UI" w:cs="Segoe UI"/>
          <w:i/>
          <w:iCs/>
          <w:color w:val="2E74B5" w:themeColor="accent5" w:themeShade="BF"/>
          <w:szCs w:val="28"/>
          <w:shd w:val="clear" w:color="auto" w:fill="FFFFFF"/>
        </w:rPr>
        <w:t>-mgmt-sub</w:t>
      </w:r>
      <w:ins w:id="369" w:author="Pramod Ashok Nimbhore" w:date="2022-12-27T21:42:00Z">
        <w:r w:rsidR="00AA7C7E">
          <w:rPr>
            <w:rFonts w:ascii="Segoe UI" w:hAnsi="Segoe UI" w:cs="Segoe UI"/>
            <w:i/>
            <w:iCs/>
            <w:color w:val="2E74B5" w:themeColor="accent5" w:themeShade="BF"/>
            <w:szCs w:val="28"/>
            <w:shd w:val="clear" w:color="auto" w:fill="FFFFFF"/>
          </w:rPr>
          <w:t>net</w:t>
        </w:r>
      </w:ins>
      <w:r w:rsidR="005C68A2">
        <w:rPr>
          <w:rFonts w:ascii="Segoe UI" w:hAnsi="Segoe UI" w:cs="Segoe UI"/>
          <w:i/>
          <w:iCs/>
          <w:color w:val="2E74B5" w:themeColor="accent5" w:themeShade="BF"/>
          <w:szCs w:val="28"/>
          <w:shd w:val="clear" w:color="auto" w:fill="FFFFFF"/>
        </w:rPr>
        <w:t>1</w:t>
      </w:r>
    </w:p>
    <w:p w14:paraId="7147F668" w14:textId="6159A85A" w:rsidR="00274C63" w:rsidRPr="0026759D" w:rsidRDefault="006746A4" w:rsidP="003A57A8">
      <w:pPr>
        <w:ind w:left="1080"/>
        <w:rPr>
          <w:i/>
          <w:iCs/>
          <w:color w:val="2E74B5" w:themeColor="accent5" w:themeShade="BF"/>
        </w:rPr>
      </w:pPr>
      <w:ins w:id="370" w:author="Shubra Singh" w:date="2022-12-20T15:40:00Z">
        <w:r>
          <w:rPr>
            <w:rFonts w:eastAsia="Times New Roman"/>
            <w:i/>
            <w:iCs/>
            <w:color w:val="2E74B5" w:themeColor="accent5" w:themeShade="BF"/>
            <w:lang w:eastAsia="en-IN"/>
          </w:rPr>
          <w:t>&lt;</w:t>
        </w:r>
        <w:proofErr w:type="spellStart"/>
        <w:r>
          <w:rPr>
            <w:rFonts w:eastAsia="Times New Roman"/>
            <w:i/>
            <w:iCs/>
            <w:color w:val="2E74B5" w:themeColor="accent5" w:themeShade="BF"/>
            <w:lang w:eastAsia="en-IN"/>
          </w:rPr>
          <w:t>vth</w:t>
        </w:r>
        <w:proofErr w:type="spellEnd"/>
        <w:r>
          <w:rPr>
            <w:rFonts w:eastAsia="Times New Roman"/>
            <w:i/>
            <w:iCs/>
            <w:color w:val="2E74B5" w:themeColor="accent5" w:themeShade="BF"/>
            <w:lang w:eastAsia="en-IN"/>
          </w:rPr>
          <w:t>&gt;-</w:t>
        </w:r>
      </w:ins>
      <w:del w:id="371" w:author="Shubra Singh" w:date="2022-12-20T15:40:00Z">
        <w:r w:rsidR="00335FEE" w:rsidDel="006746A4">
          <w:rPr>
            <w:rFonts w:ascii="Calibri" w:eastAsia="Times New Roman" w:hAnsi="Calibri" w:cs="Calibri"/>
            <w:i/>
            <w:iCs/>
            <w:color w:val="2E74B5" w:themeColor="accent5" w:themeShade="BF"/>
            <w:szCs w:val="28"/>
            <w:lang w:eastAsia="en-IN"/>
          </w:rPr>
          <w:delText>{</w:delText>
        </w:r>
        <w:r w:rsidR="00335FEE" w:rsidDel="006746A4">
          <w:rPr>
            <w:rFonts w:eastAsia="Times New Roman"/>
            <w:i/>
            <w:iCs/>
            <w:color w:val="2E74B5" w:themeColor="accent5" w:themeShade="BF"/>
            <w:lang w:eastAsia="en-IN"/>
          </w:rPr>
          <w:delText>stack name}</w:delText>
        </w:r>
        <w:r w:rsidR="005C68A2" w:rsidDel="006746A4">
          <w:rPr>
            <w:rFonts w:eastAsia="Times New Roman"/>
            <w:i/>
            <w:iCs/>
            <w:color w:val="2E74B5" w:themeColor="accent5" w:themeShade="BF"/>
            <w:lang w:eastAsia="en-IN"/>
          </w:rPr>
          <w:delText>-</w:delText>
        </w:r>
      </w:del>
      <w:r w:rsidR="0026759D" w:rsidRPr="0026759D">
        <w:rPr>
          <w:rFonts w:ascii="Segoe UI" w:hAnsi="Segoe UI" w:cs="Segoe UI"/>
          <w:i/>
          <w:iCs/>
          <w:color w:val="2E74B5" w:themeColor="accent5" w:themeShade="BF"/>
          <w:szCs w:val="28"/>
          <w:shd w:val="clear" w:color="auto" w:fill="FFFFFF"/>
        </w:rPr>
        <w:t>v</w:t>
      </w:r>
      <w:ins w:id="372" w:author="Shubra Singh" w:date="2022-12-16T15:58:00Z">
        <w:r w:rsidR="005110A4">
          <w:rPr>
            <w:rFonts w:ascii="Segoe UI" w:hAnsi="Segoe UI" w:cs="Segoe UI"/>
            <w:i/>
            <w:iCs/>
            <w:color w:val="2E74B5" w:themeColor="accent5" w:themeShade="BF"/>
            <w:szCs w:val="28"/>
            <w:shd w:val="clear" w:color="auto" w:fill="FFFFFF"/>
          </w:rPr>
          <w:t>pc</w:t>
        </w:r>
      </w:ins>
      <w:del w:id="373" w:author="Shubra Singh" w:date="2022-12-16T15:58:00Z">
        <w:r w:rsidR="0026759D" w:rsidRPr="0026759D" w:rsidDel="005110A4">
          <w:rPr>
            <w:rFonts w:ascii="Segoe UI" w:hAnsi="Segoe UI" w:cs="Segoe UI"/>
            <w:i/>
            <w:iCs/>
            <w:color w:val="2E74B5" w:themeColor="accent5" w:themeShade="BF"/>
            <w:szCs w:val="28"/>
            <w:shd w:val="clear" w:color="auto" w:fill="FFFFFF"/>
          </w:rPr>
          <w:delText>net1</w:delText>
        </w:r>
      </w:del>
      <w:r w:rsidR="0026759D" w:rsidRPr="0026759D">
        <w:rPr>
          <w:rFonts w:ascii="Segoe UI" w:hAnsi="Segoe UI" w:cs="Segoe UI"/>
          <w:i/>
          <w:iCs/>
          <w:color w:val="2E74B5" w:themeColor="accent5" w:themeShade="BF"/>
          <w:szCs w:val="28"/>
          <w:shd w:val="clear" w:color="auto" w:fill="FFFFFF"/>
        </w:rPr>
        <w:t>-data-sub</w:t>
      </w:r>
      <w:ins w:id="374" w:author="Pramod Ashok Nimbhore" w:date="2022-12-27T21:43:00Z">
        <w:r w:rsidR="00AA7C7E">
          <w:rPr>
            <w:rFonts w:ascii="Segoe UI" w:hAnsi="Segoe UI" w:cs="Segoe UI"/>
            <w:i/>
            <w:iCs/>
            <w:color w:val="2E74B5" w:themeColor="accent5" w:themeShade="BF"/>
            <w:szCs w:val="28"/>
            <w:shd w:val="clear" w:color="auto" w:fill="FFFFFF"/>
          </w:rPr>
          <w:t>net</w:t>
        </w:r>
      </w:ins>
      <w:r w:rsidR="0026759D" w:rsidRPr="0026759D">
        <w:rPr>
          <w:rFonts w:ascii="Segoe UI" w:hAnsi="Segoe UI" w:cs="Segoe UI"/>
          <w:i/>
          <w:iCs/>
          <w:color w:val="2E74B5" w:themeColor="accent5" w:themeShade="BF"/>
          <w:szCs w:val="28"/>
          <w:shd w:val="clear" w:color="auto" w:fill="FFFFFF"/>
        </w:rPr>
        <w:t>1</w:t>
      </w:r>
    </w:p>
    <w:p w14:paraId="6815A7D4" w14:textId="25330A1E" w:rsidR="00DF5647" w:rsidRPr="001C69C0" w:rsidRDefault="00DF5647" w:rsidP="00DE69C5">
      <w:pPr>
        <w:ind w:left="360"/>
      </w:pPr>
      <w:bookmarkStart w:id="375" w:name="_Toc99031799"/>
      <w:bookmarkStart w:id="376" w:name="_Toc113280433"/>
      <w:r w:rsidRPr="001C69C0">
        <w:t>Virtual Private Network</w:t>
      </w:r>
      <w:bookmarkEnd w:id="375"/>
      <w:bookmarkEnd w:id="376"/>
    </w:p>
    <w:p w14:paraId="21D4650E" w14:textId="77777777" w:rsidR="00DF5647" w:rsidRPr="00DE69C5" w:rsidRDefault="00DF5647" w:rsidP="00DE69C5">
      <w:pPr>
        <w:ind w:left="1080"/>
        <w:rPr>
          <w:rFonts w:cstheme="minorHAnsi"/>
          <w:szCs w:val="28"/>
        </w:rPr>
      </w:pPr>
      <w:r w:rsidRPr="00DE69C5">
        <w:rPr>
          <w:rFonts w:cstheme="minorHAnsi"/>
          <w:szCs w:val="28"/>
        </w:rPr>
        <w:t>A virtual Private network will be created. Address prefix is 10.0.0.0/16.</w:t>
      </w:r>
    </w:p>
    <w:p w14:paraId="6C359948" w14:textId="5AE3FE00" w:rsidR="00DF5647" w:rsidRPr="00DE69C5" w:rsidRDefault="00DF5647" w:rsidP="00DE69C5">
      <w:pPr>
        <w:ind w:left="1080"/>
        <w:rPr>
          <w:rFonts w:cstheme="minorHAnsi"/>
          <w:szCs w:val="28"/>
        </w:rPr>
      </w:pPr>
      <w:r w:rsidRPr="00DE69C5">
        <w:rPr>
          <w:rFonts w:cstheme="minorHAnsi"/>
          <w:szCs w:val="28"/>
        </w:rPr>
        <w:t>Default name</w:t>
      </w:r>
      <w:r w:rsidRPr="00DE69C5">
        <w:rPr>
          <w:rFonts w:cstheme="minorHAnsi"/>
          <w:i/>
          <w:iCs/>
          <w:szCs w:val="28"/>
        </w:rPr>
        <w:t>:</w:t>
      </w:r>
      <w:r w:rsidR="001709C0" w:rsidRPr="00DE69C5">
        <w:rPr>
          <w:rFonts w:cstheme="minorHAnsi"/>
          <w:i/>
          <w:iCs/>
          <w:szCs w:val="28"/>
        </w:rPr>
        <w:t xml:space="preserve"> </w:t>
      </w:r>
      <w:ins w:id="377" w:author="Shubra Singh" w:date="2022-12-20T15:41:00Z">
        <w:r w:rsidR="006746A4">
          <w:rPr>
            <w:rFonts w:eastAsia="Times New Roman"/>
            <w:i/>
            <w:iCs/>
            <w:color w:val="2E74B5" w:themeColor="accent5" w:themeShade="BF"/>
            <w:lang w:eastAsia="en-IN"/>
          </w:rPr>
          <w:t>&lt;</w:t>
        </w:r>
        <w:proofErr w:type="spellStart"/>
        <w:r w:rsidR="006746A4">
          <w:rPr>
            <w:rFonts w:eastAsia="Times New Roman"/>
            <w:i/>
            <w:iCs/>
            <w:color w:val="2E74B5" w:themeColor="accent5" w:themeShade="BF"/>
            <w:lang w:eastAsia="en-IN"/>
          </w:rPr>
          <w:t>vth</w:t>
        </w:r>
        <w:proofErr w:type="spellEnd"/>
        <w:r w:rsidR="006746A4">
          <w:rPr>
            <w:rFonts w:eastAsia="Times New Roman"/>
            <w:i/>
            <w:iCs/>
            <w:color w:val="2E74B5" w:themeColor="accent5" w:themeShade="BF"/>
            <w:lang w:eastAsia="en-IN"/>
          </w:rPr>
          <w:t>&gt;</w:t>
        </w:r>
      </w:ins>
      <w:del w:id="378" w:author="Shubra Singh" w:date="2022-12-20T15:41:00Z">
        <w:r w:rsidR="00335FEE" w:rsidDel="006746A4">
          <w:rPr>
            <w:rFonts w:ascii="Calibri" w:eastAsia="Times New Roman" w:hAnsi="Calibri" w:cs="Calibri"/>
            <w:i/>
            <w:iCs/>
            <w:color w:val="2E74B5" w:themeColor="accent5" w:themeShade="BF"/>
            <w:szCs w:val="28"/>
            <w:lang w:eastAsia="en-IN"/>
          </w:rPr>
          <w:delText>{</w:delText>
        </w:r>
      </w:del>
      <w:del w:id="379" w:author="Shubra Singh" w:date="2022-12-20T15:40:00Z">
        <w:r w:rsidR="00335FEE" w:rsidDel="006746A4">
          <w:rPr>
            <w:rFonts w:eastAsia="Times New Roman"/>
            <w:i/>
            <w:iCs/>
            <w:color w:val="2E74B5" w:themeColor="accent5" w:themeShade="BF"/>
            <w:lang w:eastAsia="en-IN"/>
          </w:rPr>
          <w:delText>stack name}</w:delText>
        </w:r>
      </w:del>
      <w:ins w:id="380" w:author="Shubra Singh" w:date="2022-12-20T15:41:00Z">
        <w:r w:rsidR="006746A4">
          <w:rPr>
            <w:rFonts w:cstheme="minorHAnsi"/>
            <w:i/>
            <w:iCs/>
            <w:color w:val="2E74B5" w:themeColor="accent5" w:themeShade="BF"/>
            <w:szCs w:val="28"/>
          </w:rPr>
          <w:t>-</w:t>
        </w:r>
      </w:ins>
      <w:proofErr w:type="spellStart"/>
      <w:del w:id="381" w:author="Shubra Singh" w:date="2022-12-20T15:40:00Z">
        <w:r w:rsidR="0026759D" w:rsidDel="006746A4">
          <w:rPr>
            <w:rFonts w:cstheme="minorHAnsi"/>
            <w:i/>
            <w:iCs/>
            <w:color w:val="2E74B5" w:themeColor="accent5" w:themeShade="BF"/>
            <w:szCs w:val="28"/>
          </w:rPr>
          <w:delText>-</w:delText>
        </w:r>
      </w:del>
      <w:r w:rsidR="0026759D">
        <w:rPr>
          <w:rFonts w:cstheme="minorHAnsi"/>
          <w:i/>
          <w:iCs/>
          <w:color w:val="2E74B5" w:themeColor="accent5" w:themeShade="BF"/>
          <w:szCs w:val="28"/>
        </w:rPr>
        <w:t>vpc</w:t>
      </w:r>
      <w:proofErr w:type="spellEnd"/>
    </w:p>
    <w:p w14:paraId="5F465F22" w14:textId="0D7B0AE1" w:rsidR="00DF5647" w:rsidRPr="001C69C0" w:rsidRDefault="00DF5647" w:rsidP="00DE69C5">
      <w:pPr>
        <w:ind w:left="360"/>
      </w:pPr>
      <w:bookmarkStart w:id="382" w:name="_Toc99031800"/>
      <w:bookmarkStart w:id="383" w:name="_Toc113280434"/>
      <w:r w:rsidRPr="001C69C0">
        <w:t>Elastic Public Ip</w:t>
      </w:r>
      <w:bookmarkEnd w:id="382"/>
      <w:bookmarkEnd w:id="383"/>
    </w:p>
    <w:p w14:paraId="29BC7E7C" w14:textId="607916C9" w:rsidR="00DF5647" w:rsidRPr="00DE69C5" w:rsidRDefault="00DF5647" w:rsidP="00DE69C5">
      <w:pPr>
        <w:ind w:left="1080"/>
        <w:rPr>
          <w:rFonts w:cstheme="minorHAnsi"/>
          <w:szCs w:val="28"/>
        </w:rPr>
      </w:pPr>
      <w:r w:rsidRPr="00DE69C5">
        <w:rPr>
          <w:rFonts w:cstheme="minorHAnsi"/>
          <w:szCs w:val="28"/>
        </w:rPr>
        <w:t xml:space="preserve">Elastic Public Ip will be created and attached to management interface of </w:t>
      </w:r>
      <w:proofErr w:type="spellStart"/>
      <w:r w:rsidRPr="00DE69C5">
        <w:rPr>
          <w:rFonts w:cstheme="minorHAnsi"/>
          <w:szCs w:val="28"/>
        </w:rPr>
        <w:t>vThunder</w:t>
      </w:r>
      <w:proofErr w:type="spellEnd"/>
      <w:r w:rsidRPr="00DE69C5">
        <w:rPr>
          <w:rFonts w:cstheme="minorHAnsi"/>
          <w:szCs w:val="28"/>
        </w:rPr>
        <w:t xml:space="preserve"> instance.</w:t>
      </w:r>
    </w:p>
    <w:p w14:paraId="0BFC07CB" w14:textId="2E350D74" w:rsidR="00DF5647" w:rsidRPr="00DE69C5" w:rsidRDefault="00DF5647" w:rsidP="00DE69C5">
      <w:pPr>
        <w:spacing w:after="0"/>
        <w:ind w:left="1080"/>
        <w:rPr>
          <w:rFonts w:cstheme="minorHAnsi"/>
          <w:color w:val="2E74B5" w:themeColor="accent5" w:themeShade="BF"/>
          <w:szCs w:val="28"/>
        </w:rPr>
      </w:pPr>
      <w:r w:rsidRPr="00DE69C5">
        <w:rPr>
          <w:rFonts w:cstheme="minorHAnsi"/>
          <w:szCs w:val="28"/>
        </w:rPr>
        <w:t>Default name:</w:t>
      </w:r>
      <w:r w:rsidRPr="00DE69C5">
        <w:rPr>
          <w:rFonts w:cstheme="minorHAnsi"/>
          <w:color w:val="8496B0" w:themeColor="text2" w:themeTint="99"/>
          <w:szCs w:val="28"/>
        </w:rPr>
        <w:t xml:space="preserve"> </w:t>
      </w:r>
    </w:p>
    <w:p w14:paraId="4451D848" w14:textId="7C8C8606" w:rsidR="00274C63" w:rsidRPr="003A57A8" w:rsidRDefault="006746A4" w:rsidP="003A57A8">
      <w:pPr>
        <w:spacing w:after="0" w:line="240" w:lineRule="auto"/>
        <w:ind w:left="1080"/>
        <w:rPr>
          <w:rFonts w:ascii="Calibri" w:eastAsia="Times New Roman" w:hAnsi="Calibri" w:cs="Calibri"/>
          <w:i/>
          <w:iCs/>
          <w:color w:val="2E74B5" w:themeColor="accent5" w:themeShade="BF"/>
          <w:szCs w:val="28"/>
          <w:lang w:eastAsia="en-IN"/>
        </w:rPr>
      </w:pPr>
      <w:ins w:id="384" w:author="Shubra Singh" w:date="2022-12-20T15:41:00Z">
        <w:r>
          <w:rPr>
            <w:rFonts w:eastAsia="Times New Roman"/>
            <w:i/>
            <w:iCs/>
            <w:color w:val="2E74B5" w:themeColor="accent5" w:themeShade="BF"/>
            <w:lang w:eastAsia="en-IN"/>
          </w:rPr>
          <w:t>&lt;</w:t>
        </w:r>
        <w:proofErr w:type="spellStart"/>
        <w:r>
          <w:rPr>
            <w:rFonts w:eastAsia="Times New Roman"/>
            <w:i/>
            <w:iCs/>
            <w:color w:val="2E74B5" w:themeColor="accent5" w:themeShade="BF"/>
            <w:lang w:eastAsia="en-IN"/>
          </w:rPr>
          <w:t>vth</w:t>
        </w:r>
        <w:proofErr w:type="spellEnd"/>
        <w:r>
          <w:rPr>
            <w:rFonts w:eastAsia="Times New Roman"/>
            <w:i/>
            <w:iCs/>
            <w:color w:val="2E74B5" w:themeColor="accent5" w:themeShade="BF"/>
            <w:lang w:eastAsia="en-IN"/>
          </w:rPr>
          <w:t>&gt;</w:t>
        </w:r>
      </w:ins>
      <w:del w:id="385" w:author="Shubra Singh" w:date="2022-12-20T15:41:00Z">
        <w:r w:rsidR="00335FEE" w:rsidDel="006746A4">
          <w:rPr>
            <w:rFonts w:ascii="Calibri" w:eastAsia="Times New Roman" w:hAnsi="Calibri" w:cs="Calibri"/>
            <w:i/>
            <w:iCs/>
            <w:color w:val="2E74B5" w:themeColor="accent5" w:themeShade="BF"/>
            <w:szCs w:val="28"/>
            <w:lang w:eastAsia="en-IN"/>
          </w:rPr>
          <w:delText>{</w:delText>
        </w:r>
        <w:r w:rsidR="00335FEE" w:rsidDel="006746A4">
          <w:rPr>
            <w:rFonts w:eastAsia="Times New Roman"/>
            <w:i/>
            <w:iCs/>
            <w:color w:val="2E74B5" w:themeColor="accent5" w:themeShade="BF"/>
            <w:lang w:eastAsia="en-IN"/>
          </w:rPr>
          <w:delText>stack name}</w:delText>
        </w:r>
      </w:del>
      <w:r w:rsidR="00D6572E" w:rsidRPr="00DE69C5">
        <w:rPr>
          <w:rFonts w:ascii="Calibri" w:eastAsia="Times New Roman" w:hAnsi="Calibri" w:cs="Calibri"/>
          <w:i/>
          <w:iCs/>
          <w:color w:val="2E74B5" w:themeColor="accent5" w:themeShade="BF"/>
          <w:szCs w:val="28"/>
          <w:lang w:eastAsia="en-IN"/>
        </w:rPr>
        <w:t>-inst1-mgmt-nic1-ip</w:t>
      </w:r>
    </w:p>
    <w:p w14:paraId="5EC3A6B3" w14:textId="7011882A" w:rsidR="00DF5647" w:rsidRPr="001C69C0" w:rsidRDefault="00DF5647" w:rsidP="00DE69C5">
      <w:pPr>
        <w:ind w:left="360"/>
      </w:pPr>
      <w:bookmarkStart w:id="386" w:name="_Toc99031801"/>
      <w:bookmarkStart w:id="387" w:name="_Toc113280435"/>
      <w:r w:rsidRPr="001C69C0">
        <w:t>Security G</w:t>
      </w:r>
      <w:bookmarkEnd w:id="386"/>
      <w:r w:rsidRPr="001C69C0">
        <w:t>roup</w:t>
      </w:r>
      <w:bookmarkEnd w:id="387"/>
    </w:p>
    <w:p w14:paraId="12DF0476" w14:textId="4F4883A2" w:rsidR="00DF5647" w:rsidRPr="00DE69C5" w:rsidRDefault="009A1454" w:rsidP="00DE69C5">
      <w:pPr>
        <w:ind w:left="1080"/>
        <w:rPr>
          <w:rFonts w:cstheme="minorHAnsi"/>
          <w:szCs w:val="28"/>
        </w:rPr>
      </w:pPr>
      <w:r>
        <w:rPr>
          <w:rFonts w:cstheme="minorHAnsi"/>
          <w:szCs w:val="28"/>
        </w:rPr>
        <w:t xml:space="preserve">2 </w:t>
      </w:r>
      <w:r w:rsidR="00DF5647" w:rsidRPr="00DE69C5">
        <w:rPr>
          <w:rFonts w:cstheme="minorHAnsi"/>
          <w:szCs w:val="28"/>
        </w:rPr>
        <w:t>Security Group</w:t>
      </w:r>
      <w:r>
        <w:rPr>
          <w:rFonts w:cstheme="minorHAnsi"/>
          <w:szCs w:val="28"/>
        </w:rPr>
        <w:t>s</w:t>
      </w:r>
      <w:r w:rsidR="00DF5647" w:rsidRPr="00DE69C5">
        <w:rPr>
          <w:rFonts w:cstheme="minorHAnsi"/>
          <w:szCs w:val="28"/>
        </w:rPr>
        <w:t xml:space="preserve"> will be created and attached to management </w:t>
      </w:r>
      <w:r>
        <w:rPr>
          <w:rFonts w:cstheme="minorHAnsi"/>
          <w:szCs w:val="28"/>
        </w:rPr>
        <w:t xml:space="preserve">and data </w:t>
      </w:r>
      <w:r w:rsidR="00DF5647" w:rsidRPr="00DE69C5">
        <w:rPr>
          <w:rFonts w:cstheme="minorHAnsi"/>
          <w:szCs w:val="28"/>
        </w:rPr>
        <w:t>interface.</w:t>
      </w:r>
    </w:p>
    <w:p w14:paraId="10BAD7C5" w14:textId="72997E53" w:rsidR="00DF5647" w:rsidDel="006746A4" w:rsidRDefault="00DF5647" w:rsidP="00DE69C5">
      <w:pPr>
        <w:ind w:left="1080"/>
        <w:rPr>
          <w:del w:id="388" w:author="Shubra Singh" w:date="2022-12-20T15:41:00Z"/>
          <w:rFonts w:cstheme="minorHAnsi"/>
          <w:color w:val="2E74B5" w:themeColor="accent5" w:themeShade="BF"/>
          <w:szCs w:val="28"/>
        </w:rPr>
      </w:pPr>
      <w:r w:rsidRPr="00DE69C5">
        <w:rPr>
          <w:rFonts w:cstheme="minorHAnsi"/>
          <w:szCs w:val="28"/>
        </w:rPr>
        <w:t xml:space="preserve">Default name: </w:t>
      </w:r>
      <w:ins w:id="389" w:author="Shubra Singh" w:date="2022-12-20T15:41:00Z">
        <w:r w:rsidR="006746A4">
          <w:rPr>
            <w:rFonts w:eastAsia="Times New Roman"/>
            <w:i/>
            <w:iCs/>
            <w:color w:val="2E74B5" w:themeColor="accent5" w:themeShade="BF"/>
            <w:lang w:eastAsia="en-IN"/>
          </w:rPr>
          <w:t>&lt;</w:t>
        </w:r>
        <w:proofErr w:type="spellStart"/>
        <w:r w:rsidR="006746A4">
          <w:rPr>
            <w:rFonts w:eastAsia="Times New Roman"/>
            <w:i/>
            <w:iCs/>
            <w:color w:val="2E74B5" w:themeColor="accent5" w:themeShade="BF"/>
            <w:lang w:eastAsia="en-IN"/>
          </w:rPr>
          <w:t>vth</w:t>
        </w:r>
        <w:proofErr w:type="spellEnd"/>
        <w:r w:rsidR="006746A4">
          <w:rPr>
            <w:rFonts w:eastAsia="Times New Roman"/>
            <w:i/>
            <w:iCs/>
            <w:color w:val="2E74B5" w:themeColor="accent5" w:themeShade="BF"/>
            <w:lang w:eastAsia="en-IN"/>
          </w:rPr>
          <w:t>&gt;</w:t>
        </w:r>
      </w:ins>
      <w:del w:id="390" w:author="Shubra Singh" w:date="2022-12-20T15:41:00Z">
        <w:r w:rsidR="00335FEE" w:rsidDel="006746A4">
          <w:rPr>
            <w:rFonts w:ascii="Calibri" w:eastAsia="Times New Roman" w:hAnsi="Calibri" w:cs="Calibri"/>
            <w:i/>
            <w:iCs/>
            <w:color w:val="2E74B5" w:themeColor="accent5" w:themeShade="BF"/>
            <w:szCs w:val="28"/>
            <w:lang w:eastAsia="en-IN"/>
          </w:rPr>
          <w:delText>{</w:delText>
        </w:r>
        <w:r w:rsidR="00335FEE" w:rsidDel="006746A4">
          <w:rPr>
            <w:rFonts w:eastAsia="Times New Roman"/>
            <w:i/>
            <w:iCs/>
            <w:color w:val="2E74B5" w:themeColor="accent5" w:themeShade="BF"/>
            <w:lang w:eastAsia="en-IN"/>
          </w:rPr>
          <w:delText>stack name}</w:delText>
        </w:r>
      </w:del>
      <w:r w:rsidRPr="00DE69C5">
        <w:rPr>
          <w:rFonts w:cstheme="minorHAnsi"/>
          <w:color w:val="2E74B5" w:themeColor="accent5" w:themeShade="BF"/>
          <w:szCs w:val="28"/>
        </w:rPr>
        <w:t>-</w:t>
      </w:r>
      <w:r w:rsidR="0026759D">
        <w:rPr>
          <w:rFonts w:cstheme="minorHAnsi"/>
          <w:color w:val="2E74B5" w:themeColor="accent5" w:themeShade="BF"/>
          <w:szCs w:val="28"/>
        </w:rPr>
        <w:t>sg</w:t>
      </w:r>
      <w:r w:rsidR="009A1454">
        <w:rPr>
          <w:rFonts w:cstheme="minorHAnsi"/>
          <w:color w:val="2E74B5" w:themeColor="accent5" w:themeShade="BF"/>
          <w:szCs w:val="28"/>
        </w:rPr>
        <w:t>-</w:t>
      </w:r>
      <w:proofErr w:type="spellStart"/>
      <w:r w:rsidR="009A1454">
        <w:rPr>
          <w:rFonts w:cstheme="minorHAnsi"/>
          <w:color w:val="2E74B5" w:themeColor="accent5" w:themeShade="BF"/>
          <w:szCs w:val="28"/>
        </w:rPr>
        <w:t>mgmt</w:t>
      </w:r>
      <w:proofErr w:type="spellEnd"/>
      <w:r w:rsidR="009A1454">
        <w:rPr>
          <w:rFonts w:cstheme="minorHAnsi"/>
          <w:color w:val="2E74B5" w:themeColor="accent5" w:themeShade="BF"/>
          <w:szCs w:val="28"/>
        </w:rPr>
        <w:t xml:space="preserve">, </w:t>
      </w:r>
      <w:ins w:id="391" w:author="Shubra Singh" w:date="2022-12-20T15:41:00Z">
        <w:r w:rsidR="006746A4">
          <w:rPr>
            <w:rFonts w:eastAsia="Times New Roman"/>
            <w:i/>
            <w:iCs/>
            <w:color w:val="2E74B5" w:themeColor="accent5" w:themeShade="BF"/>
            <w:lang w:eastAsia="en-IN"/>
          </w:rPr>
          <w:t>&lt;</w:t>
        </w:r>
        <w:proofErr w:type="spellStart"/>
        <w:r w:rsidR="006746A4">
          <w:rPr>
            <w:rFonts w:eastAsia="Times New Roman"/>
            <w:i/>
            <w:iCs/>
            <w:color w:val="2E74B5" w:themeColor="accent5" w:themeShade="BF"/>
            <w:lang w:eastAsia="en-IN"/>
          </w:rPr>
          <w:t>vth</w:t>
        </w:r>
        <w:proofErr w:type="spellEnd"/>
        <w:r w:rsidR="006746A4">
          <w:rPr>
            <w:rFonts w:eastAsia="Times New Roman"/>
            <w:i/>
            <w:iCs/>
            <w:color w:val="2E74B5" w:themeColor="accent5" w:themeShade="BF"/>
            <w:lang w:eastAsia="en-IN"/>
          </w:rPr>
          <w:t>&gt;</w:t>
        </w:r>
      </w:ins>
      <w:del w:id="392" w:author="Shubra Singh" w:date="2022-12-20T15:41:00Z">
        <w:r w:rsidR="009A1454" w:rsidDel="006746A4">
          <w:rPr>
            <w:rFonts w:ascii="Calibri" w:eastAsia="Times New Roman" w:hAnsi="Calibri" w:cs="Calibri"/>
            <w:i/>
            <w:iCs/>
            <w:color w:val="2E74B5" w:themeColor="accent5" w:themeShade="BF"/>
            <w:szCs w:val="28"/>
            <w:lang w:eastAsia="en-IN"/>
          </w:rPr>
          <w:delText>{</w:delText>
        </w:r>
        <w:r w:rsidR="009A1454" w:rsidDel="006746A4">
          <w:rPr>
            <w:rFonts w:eastAsia="Times New Roman"/>
            <w:i/>
            <w:iCs/>
            <w:color w:val="2E74B5" w:themeColor="accent5" w:themeShade="BF"/>
            <w:lang w:eastAsia="en-IN"/>
          </w:rPr>
          <w:delText>stack name}</w:delText>
        </w:r>
      </w:del>
      <w:r w:rsidR="009A1454" w:rsidRPr="00DE69C5">
        <w:rPr>
          <w:rFonts w:cstheme="minorHAnsi"/>
          <w:color w:val="2E74B5" w:themeColor="accent5" w:themeShade="BF"/>
          <w:szCs w:val="28"/>
        </w:rPr>
        <w:t>-</w:t>
      </w:r>
      <w:r w:rsidR="009A1454">
        <w:rPr>
          <w:rFonts w:cstheme="minorHAnsi"/>
          <w:color w:val="2E74B5" w:themeColor="accent5" w:themeShade="BF"/>
          <w:szCs w:val="28"/>
        </w:rPr>
        <w:t>sg-data</w:t>
      </w:r>
    </w:p>
    <w:p w14:paraId="1DC6276E" w14:textId="2129434F" w:rsidR="009A1454" w:rsidDel="006746A4" w:rsidRDefault="009A1454" w:rsidP="00DE69C5">
      <w:pPr>
        <w:ind w:left="1080"/>
        <w:rPr>
          <w:del w:id="393" w:author="Shubra Singh" w:date="2022-12-20T15:41:00Z"/>
          <w:rFonts w:cstheme="minorHAnsi"/>
          <w:szCs w:val="28"/>
        </w:rPr>
      </w:pPr>
    </w:p>
    <w:p w14:paraId="4707E153" w14:textId="145C0CC4" w:rsidR="009E0E90" w:rsidDel="006746A4" w:rsidRDefault="009E0E90" w:rsidP="00DE69C5">
      <w:pPr>
        <w:ind w:left="1080"/>
        <w:rPr>
          <w:del w:id="394" w:author="Shubra Singh" w:date="2022-12-20T15:41:00Z"/>
          <w:rFonts w:cstheme="minorHAnsi"/>
          <w:szCs w:val="28"/>
        </w:rPr>
      </w:pPr>
    </w:p>
    <w:p w14:paraId="2A6265FD" w14:textId="1BEF69E3" w:rsidR="009E0E90" w:rsidDel="006746A4" w:rsidRDefault="009E0E90" w:rsidP="00DE69C5">
      <w:pPr>
        <w:ind w:left="1080"/>
        <w:rPr>
          <w:del w:id="395" w:author="Shubra Singh" w:date="2022-12-20T15:41:00Z"/>
          <w:rFonts w:cstheme="minorHAnsi"/>
          <w:szCs w:val="28"/>
        </w:rPr>
      </w:pPr>
    </w:p>
    <w:p w14:paraId="4ABDEE2C" w14:textId="479C7430" w:rsidR="009E0E90" w:rsidRDefault="009E0E90" w:rsidP="006746A4">
      <w:pPr>
        <w:ind w:left="1080"/>
        <w:rPr>
          <w:ins w:id="396" w:author="Pramod Ashok Nimbhore" w:date="2022-12-27T21:43:00Z"/>
          <w:rFonts w:cstheme="minorHAnsi"/>
          <w:szCs w:val="28"/>
        </w:rPr>
      </w:pPr>
    </w:p>
    <w:p w14:paraId="58223A11" w14:textId="341A75D8" w:rsidR="00AA7C7E" w:rsidRDefault="00AA7C7E" w:rsidP="006746A4">
      <w:pPr>
        <w:ind w:left="1080"/>
        <w:rPr>
          <w:ins w:id="397" w:author="Pramod Ashok Nimbhore" w:date="2022-12-27T21:43:00Z"/>
          <w:rFonts w:cstheme="minorHAnsi"/>
          <w:szCs w:val="28"/>
        </w:rPr>
      </w:pPr>
    </w:p>
    <w:p w14:paraId="7627A6DF" w14:textId="6A39BD2F" w:rsidR="00AA7C7E" w:rsidRDefault="00AA7C7E" w:rsidP="006746A4">
      <w:pPr>
        <w:ind w:left="1080"/>
        <w:rPr>
          <w:ins w:id="398" w:author="Pramod Ashok Nimbhore" w:date="2022-12-27T21:43:00Z"/>
          <w:rFonts w:cstheme="minorHAnsi"/>
          <w:szCs w:val="28"/>
        </w:rPr>
      </w:pPr>
    </w:p>
    <w:p w14:paraId="441B9DCC" w14:textId="72818043" w:rsidR="00AA7C7E" w:rsidRDefault="00AA7C7E" w:rsidP="006746A4">
      <w:pPr>
        <w:ind w:left="1080"/>
        <w:rPr>
          <w:ins w:id="399" w:author="Pramod Ashok Nimbhore" w:date="2022-12-27T21:43:00Z"/>
          <w:rFonts w:cstheme="minorHAnsi"/>
          <w:szCs w:val="28"/>
        </w:rPr>
      </w:pPr>
    </w:p>
    <w:p w14:paraId="6D226C6B" w14:textId="5CA63C3B" w:rsidR="00AA7C7E" w:rsidRDefault="00AA7C7E" w:rsidP="006746A4">
      <w:pPr>
        <w:ind w:left="1080"/>
        <w:rPr>
          <w:ins w:id="400" w:author="Pramod Ashok Nimbhore" w:date="2022-12-27T21:43:00Z"/>
          <w:rFonts w:cstheme="minorHAnsi"/>
          <w:szCs w:val="28"/>
        </w:rPr>
      </w:pPr>
    </w:p>
    <w:p w14:paraId="70618AE8" w14:textId="77777777" w:rsidR="00AA7C7E" w:rsidRPr="00DE69C5" w:rsidRDefault="00AA7C7E" w:rsidP="006746A4">
      <w:pPr>
        <w:ind w:left="1080"/>
        <w:rPr>
          <w:rFonts w:cstheme="minorHAnsi"/>
          <w:szCs w:val="28"/>
        </w:rPr>
      </w:pPr>
    </w:p>
    <w:p w14:paraId="47329D76" w14:textId="402035C6" w:rsidR="009A1454" w:rsidRDefault="00DF5647" w:rsidP="009E0E90">
      <w:pPr>
        <w:ind w:left="1080"/>
        <w:rPr>
          <w:rFonts w:cstheme="minorHAnsi"/>
          <w:szCs w:val="28"/>
        </w:rPr>
      </w:pPr>
      <w:r w:rsidRPr="00DE69C5">
        <w:rPr>
          <w:rFonts w:cstheme="minorHAnsi"/>
          <w:szCs w:val="28"/>
        </w:rPr>
        <w:lastRenderedPageBreak/>
        <w:t>Security Rules:</w:t>
      </w:r>
    </w:p>
    <w:p w14:paraId="2EBBCB0A" w14:textId="03183260" w:rsidR="00E80345" w:rsidRDefault="00E80345" w:rsidP="009E0E90">
      <w:pPr>
        <w:ind w:left="1080"/>
        <w:rPr>
          <w:rFonts w:cstheme="minorHAnsi"/>
          <w:szCs w:val="28"/>
        </w:rPr>
      </w:pPr>
      <w:proofErr w:type="spellStart"/>
      <w:r w:rsidRPr="00DE69C5">
        <w:rPr>
          <w:rFonts w:cstheme="minorHAnsi"/>
          <w:color w:val="2E74B5" w:themeColor="accent5" w:themeShade="BF"/>
          <w:szCs w:val="28"/>
        </w:rPr>
        <w:t>v</w:t>
      </w:r>
      <w:r>
        <w:rPr>
          <w:rFonts w:cstheme="minorHAnsi"/>
          <w:color w:val="2E74B5" w:themeColor="accent5" w:themeShade="BF"/>
          <w:szCs w:val="28"/>
        </w:rPr>
        <w:t>th</w:t>
      </w:r>
      <w:proofErr w:type="spellEnd"/>
      <w:r w:rsidRPr="00DE69C5">
        <w:rPr>
          <w:rFonts w:cstheme="minorHAnsi"/>
          <w:color w:val="2E74B5" w:themeColor="accent5" w:themeShade="BF"/>
          <w:szCs w:val="28"/>
        </w:rPr>
        <w:t>-</w:t>
      </w:r>
      <w:r>
        <w:rPr>
          <w:rFonts w:cstheme="minorHAnsi"/>
          <w:color w:val="2E74B5" w:themeColor="accent5" w:themeShade="BF"/>
          <w:szCs w:val="28"/>
        </w:rPr>
        <w:t>sg-</w:t>
      </w:r>
      <w:proofErr w:type="spellStart"/>
      <w:r>
        <w:rPr>
          <w:rFonts w:cstheme="minorHAnsi"/>
          <w:color w:val="2E74B5" w:themeColor="accent5" w:themeShade="BF"/>
          <w:szCs w:val="28"/>
        </w:rPr>
        <w:t>mgmt</w:t>
      </w:r>
      <w:proofErr w:type="spellEnd"/>
    </w:p>
    <w:p w14:paraId="03BEDE6A" w14:textId="4715013A" w:rsidR="0022288B" w:rsidRDefault="0073444E" w:rsidP="009E0E90">
      <w:pPr>
        <w:ind w:left="1080"/>
        <w:rPr>
          <w:rFonts w:cstheme="minorHAnsi"/>
          <w:szCs w:val="28"/>
        </w:rPr>
      </w:pPr>
      <w:ins w:id="401" w:author="Shubra Singh" w:date="2022-12-16T16:50:00Z">
        <w:r w:rsidRPr="0073444E">
          <w:rPr>
            <w:rFonts w:cstheme="minorHAnsi"/>
            <w:noProof/>
            <w:szCs w:val="28"/>
          </w:rPr>
          <w:drawing>
            <wp:inline distT="0" distB="0" distL="0" distR="0" wp14:anchorId="0BDCF301" wp14:editId="4DDE7918">
              <wp:extent cx="5731510" cy="27241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4150"/>
                      </a:xfrm>
                      <a:prstGeom prst="rect">
                        <a:avLst/>
                      </a:prstGeom>
                    </pic:spPr>
                  </pic:pic>
                </a:graphicData>
              </a:graphic>
            </wp:inline>
          </w:drawing>
        </w:r>
      </w:ins>
      <w:del w:id="402" w:author="Shubra Singh" w:date="2022-12-16T16:49:00Z">
        <w:r w:rsidR="004D5A73" w:rsidRPr="005F4CB6" w:rsidDel="0073444E">
          <w:rPr>
            <w:rFonts w:cstheme="minorHAnsi"/>
            <w:noProof/>
            <w:szCs w:val="28"/>
          </w:rPr>
          <w:drawing>
            <wp:inline distT="0" distB="0" distL="0" distR="0" wp14:anchorId="6C0A5724" wp14:editId="0874173B">
              <wp:extent cx="5731510" cy="2805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05430"/>
                      </a:xfrm>
                      <a:prstGeom prst="rect">
                        <a:avLst/>
                      </a:prstGeom>
                    </pic:spPr>
                  </pic:pic>
                </a:graphicData>
              </a:graphic>
            </wp:inline>
          </w:drawing>
        </w:r>
      </w:del>
    </w:p>
    <w:p w14:paraId="4725DEEF" w14:textId="77777777" w:rsidR="00AA7C7E" w:rsidRDefault="00AA7C7E" w:rsidP="00E80345">
      <w:pPr>
        <w:ind w:left="1080"/>
        <w:rPr>
          <w:ins w:id="403" w:author="Pramod Ashok Nimbhore" w:date="2022-12-27T21:43:00Z"/>
          <w:rFonts w:cstheme="minorHAnsi"/>
          <w:color w:val="2E74B5" w:themeColor="accent5" w:themeShade="BF"/>
          <w:szCs w:val="28"/>
        </w:rPr>
      </w:pPr>
    </w:p>
    <w:p w14:paraId="2B6BDC01" w14:textId="77777777" w:rsidR="00AA7C7E" w:rsidRDefault="00AA7C7E" w:rsidP="00E80345">
      <w:pPr>
        <w:ind w:left="1080"/>
        <w:rPr>
          <w:ins w:id="404" w:author="Pramod Ashok Nimbhore" w:date="2022-12-27T21:43:00Z"/>
          <w:rFonts w:cstheme="minorHAnsi"/>
          <w:color w:val="2E74B5" w:themeColor="accent5" w:themeShade="BF"/>
          <w:szCs w:val="28"/>
        </w:rPr>
      </w:pPr>
    </w:p>
    <w:p w14:paraId="393FC032" w14:textId="77777777" w:rsidR="00AA7C7E" w:rsidRDefault="00AA7C7E" w:rsidP="00E80345">
      <w:pPr>
        <w:ind w:left="1080"/>
        <w:rPr>
          <w:ins w:id="405" w:author="Pramod Ashok Nimbhore" w:date="2022-12-27T21:43:00Z"/>
          <w:rFonts w:cstheme="minorHAnsi"/>
          <w:color w:val="2E74B5" w:themeColor="accent5" w:themeShade="BF"/>
          <w:szCs w:val="28"/>
        </w:rPr>
      </w:pPr>
    </w:p>
    <w:p w14:paraId="366EFCA7" w14:textId="77777777" w:rsidR="00AA7C7E" w:rsidRDefault="00AA7C7E" w:rsidP="00E80345">
      <w:pPr>
        <w:ind w:left="1080"/>
        <w:rPr>
          <w:ins w:id="406" w:author="Pramod Ashok Nimbhore" w:date="2022-12-27T21:43:00Z"/>
          <w:rFonts w:cstheme="minorHAnsi"/>
          <w:color w:val="2E74B5" w:themeColor="accent5" w:themeShade="BF"/>
          <w:szCs w:val="28"/>
        </w:rPr>
      </w:pPr>
    </w:p>
    <w:p w14:paraId="489A65AA" w14:textId="77777777" w:rsidR="00AA7C7E" w:rsidRDefault="00AA7C7E" w:rsidP="00E80345">
      <w:pPr>
        <w:ind w:left="1080"/>
        <w:rPr>
          <w:ins w:id="407" w:author="Pramod Ashok Nimbhore" w:date="2022-12-27T21:43:00Z"/>
          <w:rFonts w:cstheme="minorHAnsi"/>
          <w:color w:val="2E74B5" w:themeColor="accent5" w:themeShade="BF"/>
          <w:szCs w:val="28"/>
        </w:rPr>
      </w:pPr>
    </w:p>
    <w:p w14:paraId="02E9BF36" w14:textId="77777777" w:rsidR="00AA7C7E" w:rsidRDefault="00AA7C7E" w:rsidP="00E80345">
      <w:pPr>
        <w:ind w:left="1080"/>
        <w:rPr>
          <w:ins w:id="408" w:author="Pramod Ashok Nimbhore" w:date="2022-12-27T21:43:00Z"/>
          <w:rFonts w:cstheme="minorHAnsi"/>
          <w:color w:val="2E74B5" w:themeColor="accent5" w:themeShade="BF"/>
          <w:szCs w:val="28"/>
        </w:rPr>
      </w:pPr>
    </w:p>
    <w:p w14:paraId="663B6A04" w14:textId="77777777" w:rsidR="00AA7C7E" w:rsidRDefault="00AA7C7E" w:rsidP="00E80345">
      <w:pPr>
        <w:ind w:left="1080"/>
        <w:rPr>
          <w:ins w:id="409" w:author="Pramod Ashok Nimbhore" w:date="2022-12-27T21:43:00Z"/>
          <w:rFonts w:cstheme="minorHAnsi"/>
          <w:color w:val="2E74B5" w:themeColor="accent5" w:themeShade="BF"/>
          <w:szCs w:val="28"/>
        </w:rPr>
      </w:pPr>
    </w:p>
    <w:p w14:paraId="3AD02330" w14:textId="5C593B0E" w:rsidR="00E80345" w:rsidRDefault="00E80345" w:rsidP="00E80345">
      <w:pPr>
        <w:ind w:left="1080"/>
        <w:rPr>
          <w:ins w:id="410" w:author="Shubra Singh" w:date="2022-12-16T16:50:00Z"/>
          <w:rFonts w:cstheme="minorHAnsi"/>
          <w:color w:val="2E74B5" w:themeColor="accent5" w:themeShade="BF"/>
          <w:szCs w:val="28"/>
        </w:rPr>
      </w:pPr>
      <w:proofErr w:type="spellStart"/>
      <w:r w:rsidRPr="00DE69C5">
        <w:rPr>
          <w:rFonts w:cstheme="minorHAnsi"/>
          <w:color w:val="2E74B5" w:themeColor="accent5" w:themeShade="BF"/>
          <w:szCs w:val="28"/>
        </w:rPr>
        <w:lastRenderedPageBreak/>
        <w:t>v</w:t>
      </w:r>
      <w:r>
        <w:rPr>
          <w:rFonts w:cstheme="minorHAnsi"/>
          <w:color w:val="2E74B5" w:themeColor="accent5" w:themeShade="BF"/>
          <w:szCs w:val="28"/>
        </w:rPr>
        <w:t>th</w:t>
      </w:r>
      <w:proofErr w:type="spellEnd"/>
      <w:r w:rsidRPr="00DE69C5">
        <w:rPr>
          <w:rFonts w:cstheme="minorHAnsi"/>
          <w:color w:val="2E74B5" w:themeColor="accent5" w:themeShade="BF"/>
          <w:szCs w:val="28"/>
        </w:rPr>
        <w:t>-</w:t>
      </w:r>
      <w:r>
        <w:rPr>
          <w:rFonts w:cstheme="minorHAnsi"/>
          <w:color w:val="2E74B5" w:themeColor="accent5" w:themeShade="BF"/>
          <w:szCs w:val="28"/>
        </w:rPr>
        <w:t>sg-data</w:t>
      </w:r>
    </w:p>
    <w:p w14:paraId="3A9B7633" w14:textId="5374085C" w:rsidR="0073444E" w:rsidRDefault="0073444E" w:rsidP="00E80345">
      <w:pPr>
        <w:ind w:left="1080"/>
        <w:rPr>
          <w:rFonts w:cstheme="minorHAnsi"/>
          <w:szCs w:val="28"/>
        </w:rPr>
      </w:pPr>
      <w:ins w:id="411" w:author="Shubra Singh" w:date="2022-12-16T16:51:00Z">
        <w:r w:rsidRPr="0073444E">
          <w:rPr>
            <w:rFonts w:cstheme="minorHAnsi"/>
            <w:noProof/>
            <w:szCs w:val="28"/>
          </w:rPr>
          <w:drawing>
            <wp:inline distT="0" distB="0" distL="0" distR="0" wp14:anchorId="25718904" wp14:editId="6C15B853">
              <wp:extent cx="5731510" cy="25450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45080"/>
                      </a:xfrm>
                      <a:prstGeom prst="rect">
                        <a:avLst/>
                      </a:prstGeom>
                    </pic:spPr>
                  </pic:pic>
                </a:graphicData>
              </a:graphic>
            </wp:inline>
          </w:drawing>
        </w:r>
      </w:ins>
    </w:p>
    <w:p w14:paraId="65159E6C" w14:textId="59CE725D" w:rsidR="009A1454" w:rsidRPr="00DE69C5" w:rsidRDefault="004D5A73" w:rsidP="00A55779">
      <w:pPr>
        <w:ind w:left="1080"/>
        <w:rPr>
          <w:rFonts w:cstheme="minorHAnsi"/>
          <w:szCs w:val="28"/>
        </w:rPr>
      </w:pPr>
      <w:del w:id="412" w:author="Shubra Singh" w:date="2022-12-16T16:49:00Z">
        <w:r w:rsidRPr="005F4CB6" w:rsidDel="0073444E">
          <w:rPr>
            <w:rFonts w:cstheme="minorHAnsi"/>
            <w:noProof/>
            <w:szCs w:val="28"/>
          </w:rPr>
          <w:drawing>
            <wp:inline distT="0" distB="0" distL="0" distR="0" wp14:anchorId="5EC463A8" wp14:editId="60062EAD">
              <wp:extent cx="5731510" cy="28657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65755"/>
                      </a:xfrm>
                      <a:prstGeom prst="rect">
                        <a:avLst/>
                      </a:prstGeom>
                    </pic:spPr>
                  </pic:pic>
                </a:graphicData>
              </a:graphic>
            </wp:inline>
          </w:drawing>
        </w:r>
      </w:del>
    </w:p>
    <w:p w14:paraId="2A7A1F2C" w14:textId="2F5461D0" w:rsidR="00DF5647" w:rsidRPr="001C69C0" w:rsidRDefault="00DF5647" w:rsidP="009A1454">
      <w:bookmarkStart w:id="413" w:name="_Toc99031802"/>
      <w:bookmarkStart w:id="414" w:name="_Toc113280436"/>
      <w:proofErr w:type="spellStart"/>
      <w:r w:rsidRPr="001C69C0">
        <w:t>vThunder</w:t>
      </w:r>
      <w:proofErr w:type="spellEnd"/>
      <w:r w:rsidRPr="001C69C0">
        <w:t xml:space="preserve"> Instance</w:t>
      </w:r>
      <w:bookmarkEnd w:id="413"/>
      <w:bookmarkEnd w:id="414"/>
    </w:p>
    <w:p w14:paraId="2A0AB08E" w14:textId="012F8DBF" w:rsidR="00DF5647" w:rsidRPr="00DE69C5" w:rsidRDefault="00DF5647" w:rsidP="00DE69C5">
      <w:pPr>
        <w:ind w:left="1080"/>
        <w:rPr>
          <w:rFonts w:cstheme="minorHAnsi"/>
          <w:szCs w:val="28"/>
        </w:rPr>
      </w:pPr>
      <w:r w:rsidRPr="00DE69C5">
        <w:rPr>
          <w:rFonts w:cstheme="minorHAnsi"/>
          <w:szCs w:val="28"/>
        </w:rPr>
        <w:t xml:space="preserve">1 </w:t>
      </w:r>
      <w:proofErr w:type="spellStart"/>
      <w:r w:rsidRPr="00DE69C5">
        <w:rPr>
          <w:rFonts w:cstheme="minorHAnsi"/>
          <w:szCs w:val="28"/>
        </w:rPr>
        <w:t>vThunder</w:t>
      </w:r>
      <w:proofErr w:type="spellEnd"/>
      <w:r w:rsidRPr="00DE69C5">
        <w:rPr>
          <w:rFonts w:cstheme="minorHAnsi"/>
          <w:szCs w:val="28"/>
        </w:rPr>
        <w:t xml:space="preserve"> ec2 instance will be created</w:t>
      </w:r>
      <w:r w:rsidR="00335FEE">
        <w:rPr>
          <w:rFonts w:cstheme="minorHAnsi"/>
          <w:szCs w:val="28"/>
        </w:rPr>
        <w:t>.</w:t>
      </w:r>
      <w:r w:rsidRPr="00DE69C5">
        <w:rPr>
          <w:rFonts w:cstheme="minorHAnsi"/>
          <w:szCs w:val="28"/>
        </w:rPr>
        <w:t xml:space="preserve"> </w:t>
      </w:r>
    </w:p>
    <w:p w14:paraId="7723FBB1" w14:textId="51E05211" w:rsidR="00DF5647" w:rsidRPr="00DE69C5" w:rsidRDefault="00DF5647" w:rsidP="00DE69C5">
      <w:pPr>
        <w:spacing w:after="0" w:line="240" w:lineRule="auto"/>
        <w:ind w:left="1080"/>
        <w:rPr>
          <w:rFonts w:cstheme="minorHAnsi"/>
          <w:szCs w:val="28"/>
        </w:rPr>
      </w:pPr>
      <w:r w:rsidRPr="00DE69C5">
        <w:rPr>
          <w:rFonts w:cstheme="minorHAnsi"/>
          <w:b/>
          <w:bCs/>
          <w:szCs w:val="28"/>
        </w:rPr>
        <w:t>Default Size</w:t>
      </w:r>
      <w:r w:rsidRPr="00DE69C5">
        <w:rPr>
          <w:rFonts w:cstheme="minorHAnsi"/>
          <w:szCs w:val="28"/>
        </w:rPr>
        <w:t>: m</w:t>
      </w:r>
      <w:proofErr w:type="gramStart"/>
      <w:r w:rsidRPr="00DE69C5">
        <w:rPr>
          <w:rFonts w:cstheme="minorHAnsi"/>
          <w:szCs w:val="28"/>
        </w:rPr>
        <w:t>4.xlarge</w:t>
      </w:r>
      <w:proofErr w:type="gramEnd"/>
      <w:r w:rsidRPr="00DE69C5">
        <w:rPr>
          <w:rFonts w:cstheme="minorHAnsi"/>
          <w:szCs w:val="28"/>
        </w:rPr>
        <w:t xml:space="preserve"> (40 Gb memory)</w:t>
      </w:r>
    </w:p>
    <w:p w14:paraId="3A7BB9C6" w14:textId="0CA1C487" w:rsidR="00DF5647" w:rsidRPr="00DE69C5" w:rsidRDefault="00DF5647" w:rsidP="00DE69C5">
      <w:pPr>
        <w:spacing w:after="0" w:line="240" w:lineRule="auto"/>
        <w:ind w:left="1080"/>
        <w:rPr>
          <w:rFonts w:cstheme="minorHAnsi"/>
          <w:i/>
          <w:iCs/>
          <w:szCs w:val="28"/>
        </w:rPr>
      </w:pPr>
      <w:r w:rsidRPr="00DE69C5">
        <w:rPr>
          <w:rFonts w:cstheme="minorHAnsi"/>
          <w:b/>
          <w:bCs/>
          <w:szCs w:val="28"/>
        </w:rPr>
        <w:t>Default name</w:t>
      </w:r>
      <w:r w:rsidRPr="00DE69C5">
        <w:rPr>
          <w:rFonts w:cstheme="minorHAnsi"/>
          <w:szCs w:val="28"/>
        </w:rPr>
        <w:t xml:space="preserve">: </w:t>
      </w:r>
      <w:r w:rsidR="00B322E4">
        <w:rPr>
          <w:rFonts w:ascii="Calibri" w:eastAsia="Times New Roman" w:hAnsi="Calibri" w:cs="Calibri"/>
          <w:i/>
          <w:iCs/>
          <w:color w:val="2E74B5" w:themeColor="accent5" w:themeShade="BF"/>
          <w:szCs w:val="28"/>
          <w:lang w:eastAsia="en-IN"/>
        </w:rPr>
        <w:t>{</w:t>
      </w:r>
      <w:r w:rsidR="00B322E4">
        <w:rPr>
          <w:rFonts w:eastAsia="Times New Roman"/>
          <w:i/>
          <w:iCs/>
          <w:color w:val="2E74B5" w:themeColor="accent5" w:themeShade="BF"/>
          <w:lang w:eastAsia="en-IN"/>
        </w:rPr>
        <w:t>stack name}-</w:t>
      </w:r>
      <w:r w:rsidR="000A5C7F" w:rsidRPr="00DE69C5">
        <w:rPr>
          <w:rFonts w:cstheme="minorHAnsi"/>
          <w:i/>
          <w:iCs/>
          <w:color w:val="2E74B5" w:themeColor="accent5" w:themeShade="BF"/>
          <w:szCs w:val="28"/>
        </w:rPr>
        <w:t>inst</w:t>
      </w:r>
      <w:r w:rsidR="00274C63" w:rsidRPr="00DE69C5">
        <w:rPr>
          <w:rFonts w:cstheme="minorHAnsi"/>
          <w:i/>
          <w:iCs/>
          <w:color w:val="2E74B5" w:themeColor="accent5" w:themeShade="BF"/>
          <w:szCs w:val="28"/>
        </w:rPr>
        <w:t>1</w:t>
      </w:r>
    </w:p>
    <w:p w14:paraId="681D5DE1" w14:textId="21C2F3F1" w:rsidR="005C68A2" w:rsidRDefault="005C68A2" w:rsidP="00C71E0D">
      <w:pPr>
        <w:pStyle w:val="Heading1"/>
      </w:pPr>
    </w:p>
    <w:p w14:paraId="4F152789" w14:textId="799A9B71" w:rsidR="009A3CB0" w:rsidRDefault="009A3CB0" w:rsidP="009A3CB0"/>
    <w:p w14:paraId="1DD270E7" w14:textId="105F1BCF" w:rsidR="009A3CB0" w:rsidRDefault="009A3CB0" w:rsidP="009A3CB0">
      <w:pPr>
        <w:rPr>
          <w:ins w:id="415" w:author="Pramod Ashok Nimbhore" w:date="2022-12-27T21:44:00Z"/>
        </w:rPr>
      </w:pPr>
    </w:p>
    <w:p w14:paraId="2BBA8D72" w14:textId="77777777" w:rsidR="00AA7C7E" w:rsidRPr="009A3CB0" w:rsidRDefault="00AA7C7E" w:rsidP="009A3CB0"/>
    <w:p w14:paraId="1ED886C3" w14:textId="77777777" w:rsidR="006746A4" w:rsidRDefault="006746A4" w:rsidP="006746A4">
      <w:pPr>
        <w:pStyle w:val="Heading1"/>
        <w:rPr>
          <w:ins w:id="416" w:author="Shubra Singh" w:date="2022-12-20T15:43:00Z"/>
        </w:rPr>
      </w:pPr>
      <w:bookmarkStart w:id="417" w:name="_Toc121685652"/>
      <w:bookmarkStart w:id="418" w:name="_Toc122446581"/>
      <w:bookmarkStart w:id="419" w:name="_Hlk122446074"/>
      <w:ins w:id="420" w:author="Shubra Singh" w:date="2022-12-20T15:43:00Z">
        <w:r>
          <w:lastRenderedPageBreak/>
          <w:t xml:space="preserve">Chapter 1 – Install </w:t>
        </w:r>
        <w:proofErr w:type="spellStart"/>
        <w:r>
          <w:t>vADC</w:t>
        </w:r>
        <w:bookmarkEnd w:id="417"/>
        <w:bookmarkEnd w:id="418"/>
        <w:proofErr w:type="spellEnd"/>
      </w:ins>
    </w:p>
    <w:p w14:paraId="73B6B6B6" w14:textId="77777777" w:rsidR="006746A4" w:rsidRPr="00024E0F" w:rsidRDefault="006746A4" w:rsidP="006746A4">
      <w:pPr>
        <w:rPr>
          <w:ins w:id="421" w:author="Shubra Singh" w:date="2022-12-20T15:43:00Z"/>
        </w:rPr>
      </w:pPr>
      <w:ins w:id="422" w:author="Shubra Singh" w:date="2022-12-20T15:43:00Z">
        <w:r>
          <w:t xml:space="preserve">All resources will get created in AWS. </w:t>
        </w:r>
      </w:ins>
    </w:p>
    <w:p w14:paraId="438C5615" w14:textId="77777777" w:rsidR="006746A4" w:rsidRPr="00335FEE" w:rsidRDefault="006746A4" w:rsidP="006746A4">
      <w:pPr>
        <w:pStyle w:val="Heading2"/>
        <w:rPr>
          <w:ins w:id="423" w:author="Shubra Singh" w:date="2022-12-20T15:43:00Z"/>
          <w:sz w:val="28"/>
          <w:szCs w:val="28"/>
        </w:rPr>
      </w:pPr>
      <w:bookmarkStart w:id="424" w:name="_Toc121685653"/>
      <w:bookmarkStart w:id="425" w:name="_Toc122446582"/>
      <w:ins w:id="426" w:author="Shubra Singh" w:date="2022-12-20T15:43:00Z">
        <w:r w:rsidRPr="00314DF9">
          <w:rPr>
            <w:sz w:val="28"/>
            <w:szCs w:val="28"/>
          </w:rPr>
          <w:t>Install</w:t>
        </w:r>
        <w:bookmarkEnd w:id="424"/>
        <w:bookmarkEnd w:id="425"/>
      </w:ins>
    </w:p>
    <w:p w14:paraId="79CF481B" w14:textId="77777777" w:rsidR="006746A4" w:rsidRDefault="006746A4" w:rsidP="006746A4">
      <w:pPr>
        <w:pStyle w:val="ListParagraph"/>
        <w:numPr>
          <w:ilvl w:val="0"/>
          <w:numId w:val="23"/>
        </w:numPr>
        <w:jc w:val="both"/>
        <w:rPr>
          <w:ins w:id="427" w:author="Shubra Singh" w:date="2022-12-20T15:43:00Z"/>
          <w:szCs w:val="28"/>
        </w:rPr>
      </w:pPr>
      <w:ins w:id="428" w:author="Shubra Singh" w:date="2022-12-20T15:43:00Z">
        <w:r>
          <w:rPr>
            <w:szCs w:val="28"/>
          </w:rPr>
          <w:t>Navigate to AWS Console -&gt; CloudFormation -&gt; Stacks -&gt; Create Stack</w:t>
        </w:r>
      </w:ins>
    </w:p>
    <w:p w14:paraId="200E23E7" w14:textId="77777777" w:rsidR="006746A4" w:rsidRDefault="006746A4" w:rsidP="006746A4">
      <w:pPr>
        <w:pStyle w:val="ListParagraph"/>
        <w:numPr>
          <w:ilvl w:val="0"/>
          <w:numId w:val="23"/>
        </w:numPr>
        <w:jc w:val="both"/>
        <w:rPr>
          <w:ins w:id="429" w:author="Shubra Singh" w:date="2022-12-20T15:43:00Z"/>
          <w:szCs w:val="28"/>
        </w:rPr>
      </w:pPr>
      <w:ins w:id="430" w:author="Shubra Singh" w:date="2022-12-20T15:43:00Z">
        <w:r>
          <w:rPr>
            <w:szCs w:val="28"/>
          </w:rPr>
          <w:t>Select prepare template.</w:t>
        </w:r>
      </w:ins>
    </w:p>
    <w:p w14:paraId="59842491" w14:textId="77777777" w:rsidR="006746A4" w:rsidRDefault="006746A4" w:rsidP="006746A4">
      <w:pPr>
        <w:pStyle w:val="ListParagraph"/>
        <w:numPr>
          <w:ilvl w:val="0"/>
          <w:numId w:val="23"/>
        </w:numPr>
        <w:jc w:val="both"/>
        <w:rPr>
          <w:ins w:id="431" w:author="Shubra Singh" w:date="2022-12-20T15:43:00Z"/>
          <w:szCs w:val="28"/>
        </w:rPr>
      </w:pPr>
      <w:ins w:id="432" w:author="Shubra Singh" w:date="2022-12-20T15:43:00Z">
        <w:r>
          <w:rPr>
            <w:szCs w:val="28"/>
          </w:rPr>
          <w:t xml:space="preserve"> Select “U</w:t>
        </w:r>
        <w:r w:rsidRPr="00DF29CA">
          <w:rPr>
            <w:szCs w:val="28"/>
          </w:rPr>
          <w:t>pload a template file</w:t>
        </w:r>
        <w:r>
          <w:rPr>
            <w:szCs w:val="28"/>
          </w:rPr>
          <w:t>”</w:t>
        </w:r>
        <w:r w:rsidRPr="00DF29CA">
          <w:rPr>
            <w:szCs w:val="28"/>
          </w:rPr>
          <w:t xml:space="preserve">. </w:t>
        </w:r>
      </w:ins>
    </w:p>
    <w:p w14:paraId="3D7BABBD" w14:textId="5B4B9F2F" w:rsidR="006746A4" w:rsidRDefault="006746A4" w:rsidP="006746A4">
      <w:pPr>
        <w:pStyle w:val="ListParagraph"/>
        <w:numPr>
          <w:ilvl w:val="0"/>
          <w:numId w:val="23"/>
        </w:numPr>
        <w:jc w:val="both"/>
        <w:rPr>
          <w:ins w:id="433" w:author="Shubra Singh" w:date="2022-12-20T15:43:00Z"/>
          <w:szCs w:val="28"/>
        </w:rPr>
      </w:pPr>
      <w:ins w:id="434" w:author="Shubra Singh" w:date="2022-12-20T15:43:00Z">
        <w:r>
          <w:rPr>
            <w:szCs w:val="28"/>
          </w:rPr>
          <w:t xml:space="preserve">Choose file </w:t>
        </w:r>
      </w:ins>
      <w:ins w:id="435" w:author="Shubra Singh" w:date="2022-12-20T15:44:00Z">
        <w:r w:rsidRPr="00DF29CA">
          <w:rPr>
            <w:szCs w:val="28"/>
          </w:rPr>
          <w:t>CFT_TMPL_</w:t>
        </w:r>
        <w:r>
          <w:rPr>
            <w:szCs w:val="28"/>
          </w:rPr>
          <w:t>2</w:t>
        </w:r>
        <w:r w:rsidRPr="00DF29CA">
          <w:rPr>
            <w:szCs w:val="28"/>
          </w:rPr>
          <w:t>NIC_</w:t>
        </w:r>
        <w:r>
          <w:rPr>
            <w:szCs w:val="28"/>
          </w:rPr>
          <w:t>1</w:t>
        </w:r>
        <w:r w:rsidRPr="00DF29CA">
          <w:rPr>
            <w:szCs w:val="28"/>
          </w:rPr>
          <w:t>VM</w:t>
        </w:r>
        <w:r>
          <w:rPr>
            <w:szCs w:val="28"/>
          </w:rPr>
          <w:t>_GLM_</w:t>
        </w:r>
        <w:proofErr w:type="gramStart"/>
        <w:r>
          <w:rPr>
            <w:szCs w:val="28"/>
          </w:rPr>
          <w:t>1</w:t>
        </w:r>
        <w:r w:rsidRPr="00DF29CA">
          <w:rPr>
            <w:szCs w:val="28"/>
          </w:rPr>
          <w:t>.json</w:t>
        </w:r>
      </w:ins>
      <w:proofErr w:type="gramEnd"/>
    </w:p>
    <w:p w14:paraId="4C783C10" w14:textId="77777777" w:rsidR="006746A4" w:rsidRPr="00644E52" w:rsidRDefault="006746A4" w:rsidP="006746A4">
      <w:pPr>
        <w:pStyle w:val="ListParagraph"/>
        <w:numPr>
          <w:ilvl w:val="0"/>
          <w:numId w:val="23"/>
        </w:numPr>
        <w:jc w:val="both"/>
        <w:rPr>
          <w:ins w:id="436" w:author="Shubra Singh" w:date="2022-12-20T15:43:00Z"/>
          <w:szCs w:val="28"/>
        </w:rPr>
      </w:pPr>
      <w:ins w:id="437" w:author="Shubra Singh" w:date="2022-12-20T15:43:00Z">
        <w:r>
          <w:rPr>
            <w:szCs w:val="28"/>
          </w:rPr>
          <w:t>Go to</w:t>
        </w:r>
        <w:r w:rsidRPr="00DF29CA">
          <w:rPr>
            <w:szCs w:val="28"/>
          </w:rPr>
          <w:t xml:space="preserve"> next.</w:t>
        </w:r>
      </w:ins>
    </w:p>
    <w:p w14:paraId="3BA519D0" w14:textId="77777777" w:rsidR="006746A4" w:rsidRDefault="006746A4" w:rsidP="006746A4">
      <w:pPr>
        <w:pStyle w:val="ListParagraph"/>
        <w:numPr>
          <w:ilvl w:val="0"/>
          <w:numId w:val="23"/>
        </w:numPr>
        <w:jc w:val="both"/>
        <w:rPr>
          <w:ins w:id="438" w:author="Shubra Singh" w:date="2022-12-20T15:43:00Z"/>
          <w:szCs w:val="28"/>
        </w:rPr>
      </w:pPr>
      <w:ins w:id="439" w:author="Shubra Singh" w:date="2022-12-20T15:43:00Z">
        <w:r>
          <w:rPr>
            <w:szCs w:val="28"/>
          </w:rPr>
          <w:t xml:space="preserve">Provide stack name. For example: </w:t>
        </w:r>
        <w:r w:rsidRPr="00602F2B">
          <w:rPr>
            <w:color w:val="4472C4" w:themeColor="accent1"/>
            <w:szCs w:val="28"/>
          </w:rPr>
          <w:t>&lt;</w:t>
        </w:r>
        <w:proofErr w:type="spellStart"/>
        <w:r w:rsidRPr="00602F2B">
          <w:rPr>
            <w:color w:val="4472C4" w:themeColor="accent1"/>
            <w:szCs w:val="28"/>
          </w:rPr>
          <w:t>vth</w:t>
        </w:r>
        <w:proofErr w:type="spellEnd"/>
        <w:r w:rsidRPr="00602F2B">
          <w:rPr>
            <w:color w:val="4472C4" w:themeColor="accent1"/>
            <w:szCs w:val="28"/>
          </w:rPr>
          <w:t>&gt;</w:t>
        </w:r>
      </w:ins>
    </w:p>
    <w:p w14:paraId="47DC1EE6" w14:textId="77777777" w:rsidR="006746A4" w:rsidRDefault="006746A4" w:rsidP="006746A4">
      <w:pPr>
        <w:pStyle w:val="ListParagraph"/>
        <w:numPr>
          <w:ilvl w:val="0"/>
          <w:numId w:val="23"/>
        </w:numPr>
        <w:jc w:val="both"/>
        <w:rPr>
          <w:ins w:id="440" w:author="Shubra Singh" w:date="2022-12-20T15:43:00Z"/>
          <w:szCs w:val="28"/>
        </w:rPr>
      </w:pPr>
      <w:ins w:id="441" w:author="Shubra Singh" w:date="2022-12-20T15:43:00Z">
        <w:r>
          <w:rPr>
            <w:szCs w:val="28"/>
          </w:rPr>
          <w:t>Provide availability zone. For example: us-east-1a</w:t>
        </w:r>
      </w:ins>
    </w:p>
    <w:p w14:paraId="629A2B54" w14:textId="77777777" w:rsidR="006746A4" w:rsidRPr="00602F2B" w:rsidRDefault="006746A4" w:rsidP="006746A4">
      <w:pPr>
        <w:pStyle w:val="ListParagraph"/>
        <w:numPr>
          <w:ilvl w:val="0"/>
          <w:numId w:val="23"/>
        </w:numPr>
        <w:jc w:val="both"/>
        <w:rPr>
          <w:ins w:id="442" w:author="Shubra Singh" w:date="2022-12-20T15:43:00Z"/>
          <w:szCs w:val="28"/>
        </w:rPr>
      </w:pPr>
      <w:ins w:id="443" w:author="Shubra Singh" w:date="2022-12-20T15:43:00Z">
        <w:r w:rsidRPr="00602F2B">
          <w:rPr>
            <w:szCs w:val="28"/>
          </w:rPr>
          <w:t xml:space="preserve">Provide </w:t>
        </w:r>
        <w:proofErr w:type="spellStart"/>
        <w:r w:rsidRPr="00602F2B">
          <w:rPr>
            <w:szCs w:val="28"/>
          </w:rPr>
          <w:t>tag</w:t>
        </w:r>
        <w:r>
          <w:rPr>
            <w:szCs w:val="28"/>
          </w:rPr>
          <w:t>V</w:t>
        </w:r>
        <w:r w:rsidRPr="00602F2B">
          <w:rPr>
            <w:szCs w:val="28"/>
          </w:rPr>
          <w:t>alue</w:t>
        </w:r>
        <w:proofErr w:type="spellEnd"/>
        <w:r w:rsidRPr="00602F2B">
          <w:rPr>
            <w:szCs w:val="28"/>
          </w:rPr>
          <w:t xml:space="preserve">. For example: </w:t>
        </w:r>
        <w:r>
          <w:rPr>
            <w:szCs w:val="28"/>
          </w:rPr>
          <w:t>&lt;</w:t>
        </w:r>
        <w:r w:rsidRPr="00602F2B">
          <w:rPr>
            <w:szCs w:val="28"/>
          </w:rPr>
          <w:t>a10-vthunder-adc</w:t>
        </w:r>
        <w:r>
          <w:rPr>
            <w:szCs w:val="28"/>
          </w:rPr>
          <w:t>&gt;</w:t>
        </w:r>
      </w:ins>
    </w:p>
    <w:p w14:paraId="13E2DFEE" w14:textId="5519DED0" w:rsidR="00DF5647" w:rsidDel="00D12B84" w:rsidRDefault="006746A4" w:rsidP="006746A4">
      <w:pPr>
        <w:pStyle w:val="ListParagraph"/>
        <w:rPr>
          <w:del w:id="444" w:author="Shubra Singh" w:date="2022-12-20T15:43:00Z"/>
          <w:szCs w:val="28"/>
        </w:rPr>
      </w:pPr>
      <w:ins w:id="445" w:author="Shubra Singh" w:date="2022-12-20T15:43:00Z">
        <w:r>
          <w:rPr>
            <w:szCs w:val="28"/>
          </w:rPr>
          <w:t>Confirm default values.</w:t>
        </w:r>
      </w:ins>
      <w:bookmarkEnd w:id="419"/>
      <w:del w:id="446" w:author="Shubra Singh" w:date="2022-12-20T15:43:00Z">
        <w:r w:rsidR="0050797C" w:rsidDel="006746A4">
          <w:delText>Chapter 1</w:delText>
        </w:r>
      </w:del>
    </w:p>
    <w:p w14:paraId="5C85A21C" w14:textId="77777777" w:rsidR="00D12B84" w:rsidRPr="006746A4" w:rsidRDefault="00D12B84">
      <w:pPr>
        <w:pStyle w:val="ListParagraph"/>
        <w:numPr>
          <w:ilvl w:val="0"/>
          <w:numId w:val="23"/>
        </w:numPr>
        <w:jc w:val="both"/>
        <w:rPr>
          <w:ins w:id="447" w:author="Shubra Singh" w:date="2022-12-20T15:46:00Z"/>
          <w:szCs w:val="28"/>
        </w:rPr>
        <w:pPrChange w:id="448" w:author="Shubra Singh" w:date="2022-12-20T15:44:00Z">
          <w:pPr>
            <w:pStyle w:val="Heading1"/>
          </w:pPr>
        </w:pPrChange>
      </w:pPr>
    </w:p>
    <w:p w14:paraId="01B56AAE" w14:textId="69FBF1EA" w:rsidR="00DF5647" w:rsidRPr="00D12B84" w:rsidDel="006746A4" w:rsidRDefault="00A13D67">
      <w:pPr>
        <w:rPr>
          <w:del w:id="449" w:author="Shubra Singh" w:date="2022-12-20T15:43:00Z"/>
          <w:szCs w:val="28"/>
        </w:rPr>
        <w:pPrChange w:id="450" w:author="Shubra Singh" w:date="2022-12-20T15:46:00Z">
          <w:pPr>
            <w:pStyle w:val="Heading2"/>
          </w:pPr>
        </w:pPrChange>
      </w:pPr>
      <w:del w:id="451" w:author="Shubra Singh" w:date="2022-12-20T15:43:00Z">
        <w:r w:rsidRPr="00D12B84" w:rsidDel="006746A4">
          <w:rPr>
            <w:szCs w:val="28"/>
          </w:rPr>
          <w:delText>Configure</w:delText>
        </w:r>
      </w:del>
    </w:p>
    <w:p w14:paraId="4B96DD97" w14:textId="5D97E239" w:rsidR="00DF5647" w:rsidRPr="00335FEE" w:rsidDel="006746A4" w:rsidRDefault="00DF5647">
      <w:pPr>
        <w:rPr>
          <w:del w:id="452" w:author="Shubra Singh" w:date="2022-12-20T15:43:00Z"/>
          <w:b/>
          <w:bCs/>
          <w:u w:val="single"/>
        </w:rPr>
        <w:pPrChange w:id="453" w:author="Shubra Singh" w:date="2022-12-20T15:46:00Z">
          <w:pPr>
            <w:jc w:val="both"/>
          </w:pPr>
        </w:pPrChange>
      </w:pPr>
      <w:del w:id="454" w:author="Shubra Singh" w:date="2022-12-20T15:43:00Z">
        <w:r w:rsidRPr="00314DF9" w:rsidDel="006746A4">
          <w:rPr>
            <w:b/>
            <w:bCs/>
            <w:u w:val="single"/>
          </w:rPr>
          <w:delText>Ec2 Name</w:delText>
        </w:r>
      </w:del>
    </w:p>
    <w:p w14:paraId="2C1E2C65" w14:textId="7CF34CFD" w:rsidR="00F56F7E" w:rsidDel="006746A4" w:rsidRDefault="00F56F7E">
      <w:pPr>
        <w:rPr>
          <w:del w:id="455" w:author="Shubra Singh" w:date="2022-12-20T15:44:00Z"/>
        </w:rPr>
        <w:pPrChange w:id="456" w:author="Shubra Singh" w:date="2022-12-20T15:46:00Z">
          <w:pPr>
            <w:pStyle w:val="ListParagraph"/>
          </w:pPr>
        </w:pPrChange>
      </w:pPr>
      <w:del w:id="457" w:author="Shubra Singh" w:date="2022-12-20T15:43:00Z">
        <w:r w:rsidRPr="00314DF9" w:rsidDel="006746A4">
          <w:delText>I</w:delText>
        </w:r>
        <w:r w:rsidR="004142FE" w:rsidRPr="00314DF9" w:rsidDel="006746A4">
          <w:delText>n</w:delText>
        </w:r>
        <w:r w:rsidRPr="00314DF9" w:rsidDel="006746A4">
          <w:delText>stall</w:delText>
        </w:r>
      </w:del>
    </w:p>
    <w:p w14:paraId="1CDD8E22" w14:textId="2EB9EA5B" w:rsidR="006746A4" w:rsidRDefault="006746A4">
      <w:pPr>
        <w:rPr>
          <w:ins w:id="458" w:author="Shubra Singh" w:date="2022-12-20T15:44:00Z"/>
        </w:rPr>
        <w:pPrChange w:id="459" w:author="Shubra Singh" w:date="2022-12-20T15:46:00Z">
          <w:pPr>
            <w:pStyle w:val="ListParagraph"/>
          </w:pPr>
        </w:pPrChange>
      </w:pPr>
    </w:p>
    <w:p w14:paraId="13B77FBD" w14:textId="2B5448B5" w:rsidR="00DF5647" w:rsidRPr="00DF29CA" w:rsidDel="006746A4" w:rsidRDefault="00D268A8" w:rsidP="00B02289">
      <w:pPr>
        <w:pStyle w:val="ListParagraph"/>
        <w:numPr>
          <w:ilvl w:val="0"/>
          <w:numId w:val="23"/>
        </w:numPr>
        <w:jc w:val="both"/>
        <w:rPr>
          <w:del w:id="460" w:author="Shubra Singh" w:date="2022-12-20T15:44:00Z"/>
          <w:szCs w:val="28"/>
        </w:rPr>
      </w:pPr>
      <w:del w:id="461" w:author="Shubra Singh" w:date="2022-12-20T15:44:00Z">
        <w:r w:rsidRPr="00DF29CA" w:rsidDel="006746A4">
          <w:rPr>
            <w:szCs w:val="28"/>
          </w:rPr>
          <w:delText>Click on upload a</w:delText>
        </w:r>
        <w:r w:rsidR="0088698E" w:rsidRPr="00DF29CA" w:rsidDel="006746A4">
          <w:rPr>
            <w:szCs w:val="28"/>
          </w:rPr>
          <w:delText xml:space="preserve"> template file. </w:delText>
        </w:r>
        <w:r w:rsidR="00DF5647" w:rsidRPr="00DF29CA" w:rsidDel="006746A4">
          <w:rPr>
            <w:szCs w:val="28"/>
          </w:rPr>
          <w:delText xml:space="preserve">Upload the </w:delText>
        </w:r>
        <w:r w:rsidR="00943BBF" w:rsidRPr="00DF29CA" w:rsidDel="006746A4">
          <w:rPr>
            <w:szCs w:val="28"/>
          </w:rPr>
          <w:delText>CFT_TMPL_</w:delText>
        </w:r>
        <w:r w:rsidR="003A57A8" w:rsidDel="006746A4">
          <w:rPr>
            <w:szCs w:val="28"/>
          </w:rPr>
          <w:delText>2</w:delText>
        </w:r>
        <w:r w:rsidR="00F56D04" w:rsidRPr="00DF29CA" w:rsidDel="006746A4">
          <w:rPr>
            <w:szCs w:val="28"/>
          </w:rPr>
          <w:delText>NIC</w:delText>
        </w:r>
        <w:r w:rsidR="00943BBF" w:rsidRPr="00DF29CA" w:rsidDel="006746A4">
          <w:rPr>
            <w:szCs w:val="28"/>
          </w:rPr>
          <w:delText>_</w:delText>
        </w:r>
        <w:r w:rsidR="003A57A8" w:rsidDel="006746A4">
          <w:rPr>
            <w:szCs w:val="28"/>
          </w:rPr>
          <w:delText>1</w:delText>
        </w:r>
        <w:r w:rsidR="00943BBF" w:rsidRPr="00DF29CA" w:rsidDel="006746A4">
          <w:rPr>
            <w:szCs w:val="28"/>
          </w:rPr>
          <w:delText>VM</w:delText>
        </w:r>
        <w:r w:rsidR="005C68A2" w:rsidDel="006746A4">
          <w:rPr>
            <w:szCs w:val="28"/>
          </w:rPr>
          <w:delText>_</w:delText>
        </w:r>
        <w:r w:rsidR="00764440" w:rsidDel="006746A4">
          <w:rPr>
            <w:szCs w:val="28"/>
          </w:rPr>
          <w:delText>GLM_</w:delText>
        </w:r>
        <w:r w:rsidR="005C68A2" w:rsidDel="006746A4">
          <w:rPr>
            <w:szCs w:val="28"/>
          </w:rPr>
          <w:delText>1</w:delText>
        </w:r>
        <w:r w:rsidR="00452FD1" w:rsidRPr="00DF29CA" w:rsidDel="006746A4">
          <w:rPr>
            <w:szCs w:val="28"/>
          </w:rPr>
          <w:delText>.json</w:delText>
        </w:r>
        <w:r w:rsidR="00DF5647" w:rsidRPr="00DF29CA" w:rsidDel="006746A4">
          <w:rPr>
            <w:szCs w:val="28"/>
          </w:rPr>
          <w:delText xml:space="preserve"> file and click on next.</w:delText>
        </w:r>
      </w:del>
    </w:p>
    <w:p w14:paraId="1D9DF879" w14:textId="0F776549" w:rsidR="0087404C" w:rsidDel="006746A4" w:rsidRDefault="00A55779" w:rsidP="00E46A9D">
      <w:pPr>
        <w:pStyle w:val="ListParagraph"/>
        <w:rPr>
          <w:del w:id="462" w:author="Shubra Singh" w:date="2022-12-20T15:44:00Z"/>
        </w:rPr>
      </w:pPr>
      <w:del w:id="463" w:author="Shubra Singh" w:date="2022-12-20T15:43:00Z">
        <w:r w:rsidRPr="00A55779" w:rsidDel="006746A4">
          <w:rPr>
            <w:noProof/>
          </w:rPr>
          <w:drawing>
            <wp:inline distT="0" distB="0" distL="0" distR="0" wp14:anchorId="3DAD2B55" wp14:editId="21174FE5">
              <wp:extent cx="5731510" cy="24536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53640"/>
                      </a:xfrm>
                      <a:prstGeom prst="rect">
                        <a:avLst/>
                      </a:prstGeom>
                    </pic:spPr>
                  </pic:pic>
                </a:graphicData>
              </a:graphic>
            </wp:inline>
          </w:drawing>
        </w:r>
      </w:del>
    </w:p>
    <w:p w14:paraId="01AC1F40" w14:textId="0CCDB8B6" w:rsidR="00DF5647" w:rsidDel="006746A4" w:rsidRDefault="004E55E9" w:rsidP="00DE69C5">
      <w:pPr>
        <w:jc w:val="both"/>
        <w:rPr>
          <w:del w:id="464" w:author="Shubra Singh" w:date="2022-12-20T15:44:00Z"/>
        </w:rPr>
      </w:pPr>
      <w:del w:id="465" w:author="Shubra Singh" w:date="2022-12-20T15:44:00Z">
        <w:r w:rsidDel="006746A4">
          <w:delText xml:space="preserve">Note: </w:delText>
        </w:r>
        <w:r w:rsidR="0087404C" w:rsidDel="006746A4">
          <w:delText xml:space="preserve">User can </w:delText>
        </w:r>
        <w:r w:rsidR="00140CEC" w:rsidDel="006746A4">
          <w:delText>add new values of below parameters or can use provided default values.</w:delText>
        </w:r>
      </w:del>
    </w:p>
    <w:p w14:paraId="1D25C8D5" w14:textId="1B686998" w:rsidR="002379AA" w:rsidDel="006746A4" w:rsidRDefault="004E55E9" w:rsidP="00DE69C5">
      <w:pPr>
        <w:jc w:val="both"/>
        <w:rPr>
          <w:del w:id="466" w:author="Shubra Singh" w:date="2022-12-20T15:44:00Z"/>
        </w:rPr>
      </w:pPr>
      <w:del w:id="467" w:author="Shubra Singh" w:date="2022-12-20T15:44:00Z">
        <w:r w:rsidDel="006746A4">
          <w:lastRenderedPageBreak/>
          <w:delText xml:space="preserve">Note: </w:delText>
        </w:r>
        <w:r w:rsidR="002379AA" w:rsidDel="006746A4">
          <w:delText>User can a</w:delText>
        </w:r>
        <w:r w:rsidR="00D81E89" w:rsidDel="006746A4">
          <w:delText>dd a resource group tag or resource tag key and value</w:delText>
        </w:r>
        <w:r w:rsidR="006B1074" w:rsidDel="006746A4">
          <w:delText xml:space="preserve"> in KeyName and KeyValue.</w:delText>
        </w:r>
      </w:del>
    </w:p>
    <w:p w14:paraId="7EA405CD" w14:textId="2EA02A93" w:rsidR="00B74537" w:rsidDel="006746A4" w:rsidRDefault="00B74537" w:rsidP="00DE69C5">
      <w:pPr>
        <w:pStyle w:val="ListParagraph"/>
        <w:numPr>
          <w:ilvl w:val="0"/>
          <w:numId w:val="1"/>
        </w:numPr>
        <w:jc w:val="both"/>
        <w:rPr>
          <w:del w:id="468" w:author="Shubra Singh" w:date="2022-12-20T15:44:00Z"/>
        </w:rPr>
      </w:pPr>
      <w:del w:id="469" w:author="Shubra Singh" w:date="2022-12-20T15:44:00Z">
        <w:r w:rsidDel="006746A4">
          <w:delText>After adding and verifying parameters, click Next.</w:delText>
        </w:r>
      </w:del>
    </w:p>
    <w:p w14:paraId="442E16CA" w14:textId="5DF531E2" w:rsidR="00DF5647" w:rsidDel="006746A4" w:rsidRDefault="00DF5647">
      <w:pPr>
        <w:pStyle w:val="ListParagraph"/>
        <w:rPr>
          <w:del w:id="470" w:author="Shubra Singh" w:date="2022-12-20T15:44:00Z"/>
        </w:rPr>
        <w:pPrChange w:id="471" w:author="Shubra Singh" w:date="2022-12-20T15:44:00Z">
          <w:pPr/>
        </w:pPrChange>
      </w:pPr>
    </w:p>
    <w:p w14:paraId="4508145E" w14:textId="2AE1EA58" w:rsidR="00084809" w:rsidRDefault="00F278CB" w:rsidP="00DF5647">
      <w:pPr>
        <w:rPr>
          <w:ins w:id="472" w:author="Shubra Singh" w:date="2022-12-16T16:09:00Z"/>
          <w:noProof/>
        </w:rPr>
      </w:pPr>
      <w:r w:rsidRPr="00F278CB">
        <w:rPr>
          <w:noProof/>
        </w:rPr>
        <w:lastRenderedPageBreak/>
        <w:t xml:space="preserve"> </w:t>
      </w:r>
      <w:del w:id="473" w:author="Shubra Singh" w:date="2022-12-16T16:08:00Z">
        <w:r w:rsidR="004D5A73" w:rsidRPr="005F4CB6" w:rsidDel="0097409C">
          <w:rPr>
            <w:noProof/>
          </w:rPr>
          <w:drawing>
            <wp:inline distT="0" distB="0" distL="0" distR="0" wp14:anchorId="5FE5AA08" wp14:editId="2571449A">
              <wp:extent cx="5731510" cy="39490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49065"/>
                      </a:xfrm>
                      <a:prstGeom prst="rect">
                        <a:avLst/>
                      </a:prstGeom>
                    </pic:spPr>
                  </pic:pic>
                </a:graphicData>
              </a:graphic>
            </wp:inline>
          </w:drawing>
        </w:r>
      </w:del>
      <w:ins w:id="474" w:author="Shubra Singh" w:date="2022-12-16T16:08:00Z">
        <w:r w:rsidR="0097409C" w:rsidRPr="0097409C">
          <w:rPr>
            <w:noProof/>
          </w:rPr>
          <w:t xml:space="preserve"> </w:t>
        </w:r>
      </w:ins>
      <w:ins w:id="475" w:author="Shubra Singh" w:date="2022-12-16T16:09:00Z">
        <w:r w:rsidR="000F1A40" w:rsidRPr="000F1A40">
          <w:rPr>
            <w:noProof/>
          </w:rPr>
          <w:drawing>
            <wp:inline distT="0" distB="0" distL="0" distR="0" wp14:anchorId="0D3EF944" wp14:editId="43ED5D3A">
              <wp:extent cx="5607338" cy="42928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7338" cy="4292821"/>
                      </a:xfrm>
                      <a:prstGeom prst="rect">
                        <a:avLst/>
                      </a:prstGeom>
                    </pic:spPr>
                  </pic:pic>
                </a:graphicData>
              </a:graphic>
            </wp:inline>
          </w:drawing>
        </w:r>
      </w:ins>
    </w:p>
    <w:p w14:paraId="37E7FA33" w14:textId="3B149DFA" w:rsidR="000F1A40" w:rsidRDefault="000F1A40" w:rsidP="00DF5647">
      <w:ins w:id="476" w:author="Shubra Singh" w:date="2022-12-16T16:10:00Z">
        <w:r w:rsidRPr="000F1A40">
          <w:rPr>
            <w:noProof/>
          </w:rPr>
          <w:lastRenderedPageBreak/>
          <w:drawing>
            <wp:inline distT="0" distB="0" distL="0" distR="0" wp14:anchorId="20FD613B" wp14:editId="7D527903">
              <wp:extent cx="5731510" cy="22466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46630"/>
                      </a:xfrm>
                      <a:prstGeom prst="rect">
                        <a:avLst/>
                      </a:prstGeom>
                    </pic:spPr>
                  </pic:pic>
                </a:graphicData>
              </a:graphic>
            </wp:inline>
          </w:drawing>
        </w:r>
      </w:ins>
    </w:p>
    <w:p w14:paraId="06506A63" w14:textId="5EEC4793" w:rsidR="00D12B84" w:rsidRPr="00D12B84" w:rsidRDefault="00D12B84">
      <w:pPr>
        <w:pStyle w:val="ListParagraph"/>
        <w:numPr>
          <w:ilvl w:val="0"/>
          <w:numId w:val="23"/>
        </w:numPr>
        <w:jc w:val="both"/>
        <w:rPr>
          <w:ins w:id="477" w:author="Shubra Singh" w:date="2022-12-20T15:45:00Z"/>
          <w:szCs w:val="28"/>
        </w:rPr>
        <w:pPrChange w:id="478" w:author="Shubra Singh" w:date="2022-12-20T15:45:00Z">
          <w:pPr>
            <w:pStyle w:val="ListParagraph"/>
            <w:numPr>
              <w:numId w:val="35"/>
            </w:numPr>
            <w:ind w:hanging="360"/>
            <w:jc w:val="both"/>
          </w:pPr>
        </w:pPrChange>
      </w:pPr>
      <w:bookmarkStart w:id="479" w:name="_Hlk122446125"/>
      <w:ins w:id="480" w:author="Shubra Singh" w:date="2022-12-20T15:45:00Z">
        <w:r w:rsidRPr="00D12B84">
          <w:rPr>
            <w:szCs w:val="28"/>
          </w:rPr>
          <w:t xml:space="preserve">Below listed sizes are verified for </w:t>
        </w:r>
        <w:proofErr w:type="spellStart"/>
        <w:r w:rsidRPr="00D12B84">
          <w:rPr>
            <w:szCs w:val="28"/>
          </w:rPr>
          <w:t>vThunder</w:t>
        </w:r>
        <w:proofErr w:type="spellEnd"/>
        <w:r w:rsidRPr="00D12B84">
          <w:rPr>
            <w:szCs w:val="28"/>
          </w:rPr>
          <w:t xml:space="preserve">. </w:t>
        </w:r>
      </w:ins>
    </w:p>
    <w:bookmarkEnd w:id="479"/>
    <w:p w14:paraId="0972BA43" w14:textId="552B2930" w:rsidR="00612D41" w:rsidRPr="00A15FEC" w:rsidDel="00D12B84" w:rsidRDefault="00612D41" w:rsidP="00612D41">
      <w:pPr>
        <w:pStyle w:val="paragraph"/>
        <w:spacing w:before="0" w:beforeAutospacing="0" w:after="0" w:afterAutospacing="0"/>
        <w:jc w:val="both"/>
        <w:textAlignment w:val="baseline"/>
        <w:rPr>
          <w:del w:id="481" w:author="Shubra Singh" w:date="2022-12-20T15:45:00Z"/>
          <w:rFonts w:asciiTheme="minorHAnsi" w:eastAsiaTheme="minorEastAsia" w:hAnsiTheme="minorHAnsi" w:cstheme="minorBidi"/>
          <w:color w:val="000000" w:themeColor="text1"/>
          <w:sz w:val="28"/>
          <w:szCs w:val="22"/>
          <w:lang w:eastAsia="en-US"/>
        </w:rPr>
      </w:pPr>
      <w:del w:id="482" w:author="Shubra Singh" w:date="2022-12-20T15:45:00Z">
        <w:r w:rsidRPr="00A15FEC" w:rsidDel="00D12B84">
          <w:rPr>
            <w:rFonts w:asciiTheme="minorHAnsi" w:eastAsiaTheme="minorEastAsia" w:hAnsiTheme="minorHAnsi" w:cstheme="minorBidi"/>
            <w:color w:val="000000" w:themeColor="text1"/>
            <w:sz w:val="28"/>
            <w:szCs w:val="22"/>
            <w:lang w:eastAsia="en-US"/>
          </w:rPr>
          <w:delText xml:space="preserve">Default size is m4.xlarge, user can pick any size which is present in dropdown list on AWS consol. Below listed sizes are verified for this template. </w:delText>
        </w:r>
      </w:del>
    </w:p>
    <w:p w14:paraId="11604AFC" w14:textId="77777777" w:rsidR="00612D41" w:rsidRPr="00A15FEC" w:rsidRDefault="00612D41" w:rsidP="00612D41">
      <w:pPr>
        <w:pStyle w:val="paragraph"/>
        <w:spacing w:before="0" w:beforeAutospacing="0" w:after="0" w:afterAutospacing="0"/>
        <w:ind w:left="720"/>
        <w:jc w:val="both"/>
        <w:textAlignment w:val="baseline"/>
        <w:rPr>
          <w:rFonts w:asciiTheme="minorHAnsi" w:eastAsiaTheme="minorEastAsia" w:hAnsiTheme="minorHAnsi" w:cstheme="minorBidi"/>
          <w:sz w:val="28"/>
          <w:szCs w:val="22"/>
          <w:lang w:eastAsia="en-US"/>
        </w:rPr>
      </w:pPr>
    </w:p>
    <w:tbl>
      <w:tblPr>
        <w:tblW w:w="5526" w:type="dxa"/>
        <w:jc w:val="center"/>
        <w:tblLook w:val="04A0" w:firstRow="1" w:lastRow="0" w:firstColumn="1" w:lastColumn="0" w:noHBand="0" w:noVBand="1"/>
      </w:tblPr>
      <w:tblGrid>
        <w:gridCol w:w="1327"/>
        <w:gridCol w:w="980"/>
        <w:gridCol w:w="999"/>
        <w:gridCol w:w="2220"/>
      </w:tblGrid>
      <w:tr w:rsidR="00612D41" w:rsidRPr="00BF12F9" w14:paraId="78966EC9" w14:textId="77777777" w:rsidTr="00DA1D47">
        <w:trPr>
          <w:trHeight w:val="390"/>
          <w:jc w:val="center"/>
        </w:trPr>
        <w:tc>
          <w:tcPr>
            <w:tcW w:w="13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36296EF1" w14:textId="77777777" w:rsidR="00612D41" w:rsidRPr="00BF12F9" w:rsidRDefault="00612D41" w:rsidP="00DA1D47">
            <w:pPr>
              <w:spacing w:after="0" w:line="240" w:lineRule="auto"/>
              <w:jc w:val="center"/>
              <w:rPr>
                <w:rFonts w:ascii="Calibri" w:eastAsia="Times New Roman" w:hAnsi="Calibri" w:cs="Calibri"/>
                <w:b/>
                <w:bCs/>
                <w:color w:val="000000"/>
                <w:sz w:val="22"/>
                <w:lang w:eastAsia="en-IN"/>
              </w:rPr>
            </w:pPr>
            <w:bookmarkStart w:id="483" w:name="_Hlk119315713"/>
            <w:r w:rsidRPr="00BF12F9">
              <w:rPr>
                <w:rFonts w:ascii="Calibri" w:eastAsia="Times New Roman" w:hAnsi="Calibri" w:cs="Calibri"/>
                <w:b/>
                <w:bCs/>
                <w:color w:val="000000"/>
                <w:sz w:val="22"/>
                <w:lang w:eastAsia="en-IN"/>
              </w:rPr>
              <w:t>Instance</w:t>
            </w:r>
          </w:p>
        </w:tc>
        <w:tc>
          <w:tcPr>
            <w:tcW w:w="980"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6E91D705" w14:textId="77777777" w:rsidR="00612D41" w:rsidRPr="00BF12F9" w:rsidRDefault="00612D41" w:rsidP="00DA1D47">
            <w:pPr>
              <w:spacing w:after="0" w:line="240" w:lineRule="auto"/>
              <w:jc w:val="center"/>
              <w:rPr>
                <w:rFonts w:ascii="Calibri" w:eastAsia="Times New Roman" w:hAnsi="Calibri" w:cs="Calibri"/>
                <w:b/>
                <w:bCs/>
                <w:color w:val="000000"/>
                <w:sz w:val="22"/>
                <w:lang w:eastAsia="en-IN"/>
              </w:rPr>
            </w:pPr>
            <w:r w:rsidRPr="00BF12F9">
              <w:rPr>
                <w:rFonts w:ascii="Calibri" w:eastAsia="Times New Roman" w:hAnsi="Calibri" w:cs="Calibri"/>
                <w:b/>
                <w:bCs/>
                <w:color w:val="000000"/>
                <w:sz w:val="22"/>
                <w:lang w:eastAsia="en-IN"/>
              </w:rPr>
              <w:t>vCPU</w:t>
            </w:r>
          </w:p>
        </w:tc>
        <w:tc>
          <w:tcPr>
            <w:tcW w:w="999"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6BF2DDA4" w14:textId="77777777" w:rsidR="00612D41" w:rsidRPr="00BF12F9" w:rsidRDefault="00612D41" w:rsidP="00DA1D47">
            <w:pPr>
              <w:spacing w:after="0" w:line="240" w:lineRule="auto"/>
              <w:jc w:val="center"/>
              <w:rPr>
                <w:rFonts w:ascii="Calibri" w:eastAsia="Times New Roman" w:hAnsi="Calibri" w:cs="Calibri"/>
                <w:b/>
                <w:bCs/>
                <w:color w:val="000000"/>
                <w:sz w:val="22"/>
                <w:lang w:eastAsia="en-IN"/>
              </w:rPr>
            </w:pPr>
            <w:r w:rsidRPr="00BF12F9">
              <w:rPr>
                <w:rFonts w:ascii="Calibri" w:eastAsia="Times New Roman" w:hAnsi="Calibri" w:cs="Calibri"/>
                <w:b/>
                <w:bCs/>
                <w:color w:val="000000"/>
                <w:sz w:val="22"/>
                <w:lang w:eastAsia="en-IN"/>
              </w:rPr>
              <w:t>Memory</w:t>
            </w:r>
          </w:p>
        </w:tc>
        <w:tc>
          <w:tcPr>
            <w:tcW w:w="2220"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5F2DBC1C" w14:textId="77777777" w:rsidR="00612D41" w:rsidRPr="00BF12F9" w:rsidRDefault="00612D41" w:rsidP="00DA1D47">
            <w:pPr>
              <w:spacing w:after="0" w:line="240" w:lineRule="auto"/>
              <w:jc w:val="center"/>
              <w:rPr>
                <w:rFonts w:ascii="Calibri" w:eastAsia="Times New Roman" w:hAnsi="Calibri" w:cs="Calibri"/>
                <w:b/>
                <w:bCs/>
                <w:color w:val="000000"/>
                <w:sz w:val="22"/>
                <w:lang w:eastAsia="en-IN"/>
              </w:rPr>
            </w:pPr>
            <w:r w:rsidRPr="00BF12F9">
              <w:rPr>
                <w:rFonts w:ascii="Calibri" w:eastAsia="Times New Roman" w:hAnsi="Calibri" w:cs="Calibri"/>
                <w:b/>
                <w:bCs/>
                <w:color w:val="000000"/>
                <w:sz w:val="22"/>
                <w:lang w:eastAsia="en-IN"/>
              </w:rPr>
              <w:t xml:space="preserve">Number of </w:t>
            </w:r>
            <w:r>
              <w:rPr>
                <w:rFonts w:ascii="Calibri" w:eastAsia="Times New Roman" w:hAnsi="Calibri" w:cs="Calibri"/>
                <w:b/>
                <w:bCs/>
                <w:color w:val="000000"/>
                <w:sz w:val="22"/>
                <w:lang w:eastAsia="en-IN"/>
              </w:rPr>
              <w:t xml:space="preserve">Network </w:t>
            </w:r>
            <w:r w:rsidRPr="00BF12F9">
              <w:rPr>
                <w:rFonts w:ascii="Calibri" w:eastAsia="Times New Roman" w:hAnsi="Calibri" w:cs="Calibri"/>
                <w:b/>
                <w:bCs/>
                <w:color w:val="000000"/>
                <w:sz w:val="22"/>
                <w:lang w:eastAsia="en-IN"/>
              </w:rPr>
              <w:t>Interfaces</w:t>
            </w:r>
          </w:p>
        </w:tc>
      </w:tr>
      <w:tr w:rsidR="00612D41" w:rsidRPr="00BF12F9" w14:paraId="7E3FB7BE"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3E25157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w:t>
            </w:r>
            <w:proofErr w:type="gramStart"/>
            <w:r w:rsidRPr="00BF12F9">
              <w:rPr>
                <w:rFonts w:ascii="Calibri" w:eastAsia="Times New Roman" w:hAnsi="Calibri" w:cs="Calibri"/>
                <w:color w:val="000000"/>
                <w:sz w:val="22"/>
                <w:lang w:eastAsia="en-IN"/>
              </w:rPr>
              <w:t>4.xlarge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2FB49D2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3EFD490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7680</w:t>
            </w:r>
          </w:p>
        </w:tc>
        <w:tc>
          <w:tcPr>
            <w:tcW w:w="2220" w:type="dxa"/>
            <w:tcBorders>
              <w:top w:val="nil"/>
              <w:left w:val="nil"/>
              <w:bottom w:val="single" w:sz="4" w:space="0" w:color="auto"/>
              <w:right w:val="single" w:sz="4" w:space="0" w:color="auto"/>
            </w:tcBorders>
            <w:shd w:val="clear" w:color="auto" w:fill="auto"/>
            <w:noWrap/>
            <w:vAlign w:val="bottom"/>
            <w:hideMark/>
          </w:tcPr>
          <w:p w14:paraId="15E7F21B"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1DE674C7"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D78EE3B"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c4.4xlarge</w:t>
            </w:r>
          </w:p>
        </w:tc>
        <w:tc>
          <w:tcPr>
            <w:tcW w:w="980" w:type="dxa"/>
            <w:tcBorders>
              <w:top w:val="nil"/>
              <w:left w:val="nil"/>
              <w:bottom w:val="single" w:sz="4" w:space="0" w:color="auto"/>
              <w:right w:val="single" w:sz="4" w:space="0" w:color="auto"/>
            </w:tcBorders>
            <w:shd w:val="clear" w:color="auto" w:fill="auto"/>
            <w:noWrap/>
            <w:vAlign w:val="bottom"/>
            <w:hideMark/>
          </w:tcPr>
          <w:p w14:paraId="5358312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962E91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30720</w:t>
            </w:r>
          </w:p>
        </w:tc>
        <w:tc>
          <w:tcPr>
            <w:tcW w:w="2220" w:type="dxa"/>
            <w:tcBorders>
              <w:top w:val="nil"/>
              <w:left w:val="nil"/>
              <w:bottom w:val="single" w:sz="4" w:space="0" w:color="auto"/>
              <w:right w:val="single" w:sz="4" w:space="0" w:color="auto"/>
            </w:tcBorders>
            <w:shd w:val="clear" w:color="auto" w:fill="auto"/>
            <w:noWrap/>
            <w:vAlign w:val="bottom"/>
            <w:hideMark/>
          </w:tcPr>
          <w:p w14:paraId="62958A45"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6B7377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D1AA580"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c4.8xlarge</w:t>
            </w:r>
          </w:p>
        </w:tc>
        <w:tc>
          <w:tcPr>
            <w:tcW w:w="980" w:type="dxa"/>
            <w:tcBorders>
              <w:top w:val="nil"/>
              <w:left w:val="nil"/>
              <w:bottom w:val="single" w:sz="4" w:space="0" w:color="auto"/>
              <w:right w:val="single" w:sz="4" w:space="0" w:color="auto"/>
            </w:tcBorders>
            <w:shd w:val="clear" w:color="auto" w:fill="auto"/>
            <w:noWrap/>
            <w:vAlign w:val="bottom"/>
            <w:hideMark/>
          </w:tcPr>
          <w:p w14:paraId="724BE39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36</w:t>
            </w:r>
          </w:p>
        </w:tc>
        <w:tc>
          <w:tcPr>
            <w:tcW w:w="999" w:type="dxa"/>
            <w:tcBorders>
              <w:top w:val="nil"/>
              <w:left w:val="nil"/>
              <w:bottom w:val="single" w:sz="4" w:space="0" w:color="auto"/>
              <w:right w:val="single" w:sz="4" w:space="0" w:color="auto"/>
            </w:tcBorders>
            <w:shd w:val="clear" w:color="auto" w:fill="auto"/>
            <w:noWrap/>
            <w:vAlign w:val="bottom"/>
            <w:hideMark/>
          </w:tcPr>
          <w:p w14:paraId="6467B5C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61440</w:t>
            </w:r>
          </w:p>
        </w:tc>
        <w:tc>
          <w:tcPr>
            <w:tcW w:w="2220" w:type="dxa"/>
            <w:tcBorders>
              <w:top w:val="nil"/>
              <w:left w:val="nil"/>
              <w:bottom w:val="single" w:sz="4" w:space="0" w:color="auto"/>
              <w:right w:val="single" w:sz="4" w:space="0" w:color="auto"/>
            </w:tcBorders>
            <w:shd w:val="clear" w:color="auto" w:fill="auto"/>
            <w:noWrap/>
            <w:vAlign w:val="bottom"/>
            <w:hideMark/>
          </w:tcPr>
          <w:p w14:paraId="79B598E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73052D4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DD8E6DD"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d</w:t>
            </w:r>
            <w:proofErr w:type="gramStart"/>
            <w:r w:rsidRPr="00BF12F9">
              <w:rPr>
                <w:rFonts w:ascii="Calibri" w:eastAsia="Times New Roman" w:hAnsi="Calibri" w:cs="Calibri"/>
                <w:color w:val="000000"/>
                <w:sz w:val="22"/>
                <w:lang w:eastAsia="en-IN"/>
              </w:rPr>
              <w:t>2.xlarge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051DA36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5D1338E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31232</w:t>
            </w:r>
          </w:p>
        </w:tc>
        <w:tc>
          <w:tcPr>
            <w:tcW w:w="2220" w:type="dxa"/>
            <w:tcBorders>
              <w:top w:val="nil"/>
              <w:left w:val="nil"/>
              <w:bottom w:val="single" w:sz="4" w:space="0" w:color="auto"/>
              <w:right w:val="single" w:sz="4" w:space="0" w:color="auto"/>
            </w:tcBorders>
            <w:shd w:val="clear" w:color="auto" w:fill="auto"/>
            <w:noWrap/>
            <w:vAlign w:val="bottom"/>
            <w:hideMark/>
          </w:tcPr>
          <w:p w14:paraId="4579F6F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5BE97358"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8A7408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d2.2xlarge</w:t>
            </w:r>
          </w:p>
        </w:tc>
        <w:tc>
          <w:tcPr>
            <w:tcW w:w="980" w:type="dxa"/>
            <w:tcBorders>
              <w:top w:val="nil"/>
              <w:left w:val="nil"/>
              <w:bottom w:val="single" w:sz="4" w:space="0" w:color="auto"/>
              <w:right w:val="single" w:sz="4" w:space="0" w:color="auto"/>
            </w:tcBorders>
            <w:shd w:val="clear" w:color="auto" w:fill="auto"/>
            <w:noWrap/>
            <w:vAlign w:val="bottom"/>
            <w:hideMark/>
          </w:tcPr>
          <w:p w14:paraId="33627FC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64CD239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62464</w:t>
            </w:r>
          </w:p>
        </w:tc>
        <w:tc>
          <w:tcPr>
            <w:tcW w:w="2220" w:type="dxa"/>
            <w:tcBorders>
              <w:top w:val="nil"/>
              <w:left w:val="nil"/>
              <w:bottom w:val="single" w:sz="4" w:space="0" w:color="auto"/>
              <w:right w:val="single" w:sz="4" w:space="0" w:color="auto"/>
            </w:tcBorders>
            <w:shd w:val="clear" w:color="auto" w:fill="auto"/>
            <w:noWrap/>
            <w:vAlign w:val="bottom"/>
            <w:hideMark/>
          </w:tcPr>
          <w:p w14:paraId="2CDAAB4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47AAED88"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5FAEBC9"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d2.4xlarge</w:t>
            </w:r>
          </w:p>
        </w:tc>
        <w:tc>
          <w:tcPr>
            <w:tcW w:w="980" w:type="dxa"/>
            <w:tcBorders>
              <w:top w:val="nil"/>
              <w:left w:val="nil"/>
              <w:bottom w:val="single" w:sz="4" w:space="0" w:color="auto"/>
              <w:right w:val="single" w:sz="4" w:space="0" w:color="auto"/>
            </w:tcBorders>
            <w:shd w:val="clear" w:color="auto" w:fill="auto"/>
            <w:noWrap/>
            <w:vAlign w:val="bottom"/>
            <w:hideMark/>
          </w:tcPr>
          <w:p w14:paraId="2634385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3C613B0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7922D0A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46E9444"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3675F0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d2.8xlarge</w:t>
            </w:r>
          </w:p>
        </w:tc>
        <w:tc>
          <w:tcPr>
            <w:tcW w:w="980" w:type="dxa"/>
            <w:tcBorders>
              <w:top w:val="nil"/>
              <w:left w:val="nil"/>
              <w:bottom w:val="single" w:sz="4" w:space="0" w:color="auto"/>
              <w:right w:val="single" w:sz="4" w:space="0" w:color="auto"/>
            </w:tcBorders>
            <w:shd w:val="clear" w:color="auto" w:fill="auto"/>
            <w:noWrap/>
            <w:vAlign w:val="bottom"/>
            <w:hideMark/>
          </w:tcPr>
          <w:p w14:paraId="2FB5B3F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36</w:t>
            </w:r>
          </w:p>
        </w:tc>
        <w:tc>
          <w:tcPr>
            <w:tcW w:w="999" w:type="dxa"/>
            <w:tcBorders>
              <w:top w:val="nil"/>
              <w:left w:val="nil"/>
              <w:bottom w:val="single" w:sz="4" w:space="0" w:color="auto"/>
              <w:right w:val="single" w:sz="4" w:space="0" w:color="auto"/>
            </w:tcBorders>
            <w:shd w:val="clear" w:color="auto" w:fill="auto"/>
            <w:noWrap/>
            <w:vAlign w:val="bottom"/>
            <w:hideMark/>
          </w:tcPr>
          <w:p w14:paraId="68C4C59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5FDD3607"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322FE3F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13AD9DB"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w:t>
            </w:r>
            <w:proofErr w:type="gramStart"/>
            <w:r w:rsidRPr="00BF12F9">
              <w:rPr>
                <w:rFonts w:ascii="Calibri" w:eastAsia="Times New Roman" w:hAnsi="Calibri" w:cs="Calibri"/>
                <w:color w:val="000000"/>
                <w:sz w:val="22"/>
                <w:lang w:eastAsia="en-IN"/>
              </w:rPr>
              <w:t>4.xlarge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29C488A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73BACC7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60442AEE"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2B02FF22"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249966E"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m4.2xlarge</w:t>
            </w:r>
          </w:p>
        </w:tc>
        <w:tc>
          <w:tcPr>
            <w:tcW w:w="980" w:type="dxa"/>
            <w:tcBorders>
              <w:top w:val="nil"/>
              <w:left w:val="nil"/>
              <w:bottom w:val="single" w:sz="4" w:space="0" w:color="auto"/>
              <w:right w:val="single" w:sz="4" w:space="0" w:color="auto"/>
            </w:tcBorders>
            <w:shd w:val="clear" w:color="auto" w:fill="auto"/>
            <w:noWrap/>
            <w:vAlign w:val="bottom"/>
            <w:hideMark/>
          </w:tcPr>
          <w:p w14:paraId="0C1CE50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4B8B537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3B0E348E"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2AC12C7"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D02832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m4.4xlarge</w:t>
            </w:r>
          </w:p>
        </w:tc>
        <w:tc>
          <w:tcPr>
            <w:tcW w:w="980" w:type="dxa"/>
            <w:tcBorders>
              <w:top w:val="nil"/>
              <w:left w:val="nil"/>
              <w:bottom w:val="single" w:sz="4" w:space="0" w:color="auto"/>
              <w:right w:val="single" w:sz="4" w:space="0" w:color="auto"/>
            </w:tcBorders>
            <w:shd w:val="clear" w:color="auto" w:fill="auto"/>
            <w:noWrap/>
            <w:vAlign w:val="bottom"/>
            <w:hideMark/>
          </w:tcPr>
          <w:p w14:paraId="546D89A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9462DB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6453ECB0"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6456C376"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E5912EB"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m4.10xlarge</w:t>
            </w:r>
          </w:p>
        </w:tc>
        <w:tc>
          <w:tcPr>
            <w:tcW w:w="980" w:type="dxa"/>
            <w:tcBorders>
              <w:top w:val="nil"/>
              <w:left w:val="nil"/>
              <w:bottom w:val="single" w:sz="4" w:space="0" w:color="auto"/>
              <w:right w:val="single" w:sz="4" w:space="0" w:color="auto"/>
            </w:tcBorders>
            <w:shd w:val="clear" w:color="auto" w:fill="auto"/>
            <w:noWrap/>
            <w:vAlign w:val="bottom"/>
            <w:hideMark/>
          </w:tcPr>
          <w:p w14:paraId="5A3784C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40</w:t>
            </w:r>
          </w:p>
        </w:tc>
        <w:tc>
          <w:tcPr>
            <w:tcW w:w="999" w:type="dxa"/>
            <w:tcBorders>
              <w:top w:val="nil"/>
              <w:left w:val="nil"/>
              <w:bottom w:val="single" w:sz="4" w:space="0" w:color="auto"/>
              <w:right w:val="single" w:sz="4" w:space="0" w:color="auto"/>
            </w:tcBorders>
            <w:shd w:val="clear" w:color="auto" w:fill="auto"/>
            <w:noWrap/>
            <w:vAlign w:val="bottom"/>
            <w:hideMark/>
          </w:tcPr>
          <w:p w14:paraId="1EEED5F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163840</w:t>
            </w:r>
          </w:p>
        </w:tc>
        <w:tc>
          <w:tcPr>
            <w:tcW w:w="2220" w:type="dxa"/>
            <w:tcBorders>
              <w:top w:val="nil"/>
              <w:left w:val="nil"/>
              <w:bottom w:val="single" w:sz="4" w:space="0" w:color="auto"/>
              <w:right w:val="single" w:sz="4" w:space="0" w:color="auto"/>
            </w:tcBorders>
            <w:shd w:val="clear" w:color="auto" w:fill="auto"/>
            <w:noWrap/>
            <w:vAlign w:val="bottom"/>
            <w:hideMark/>
          </w:tcPr>
          <w:p w14:paraId="4B93134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0197BF03"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F9562B3"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w:t>
            </w:r>
            <w:proofErr w:type="gramStart"/>
            <w:r w:rsidRPr="00BF12F9">
              <w:rPr>
                <w:rFonts w:ascii="Calibri" w:eastAsia="Times New Roman" w:hAnsi="Calibri" w:cs="Calibri"/>
                <w:color w:val="000000"/>
                <w:sz w:val="22"/>
                <w:lang w:eastAsia="en-IN"/>
              </w:rPr>
              <w:t>2.xlarge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50F86F4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65D0DEC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31232</w:t>
            </w:r>
          </w:p>
        </w:tc>
        <w:tc>
          <w:tcPr>
            <w:tcW w:w="2220" w:type="dxa"/>
            <w:tcBorders>
              <w:top w:val="nil"/>
              <w:left w:val="nil"/>
              <w:bottom w:val="single" w:sz="4" w:space="0" w:color="auto"/>
              <w:right w:val="single" w:sz="4" w:space="0" w:color="auto"/>
            </w:tcBorders>
            <w:shd w:val="clear" w:color="auto" w:fill="auto"/>
            <w:noWrap/>
            <w:vAlign w:val="bottom"/>
            <w:hideMark/>
          </w:tcPr>
          <w:p w14:paraId="18FEC9F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24F51E31"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3587903C"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i2.2xlarge</w:t>
            </w:r>
          </w:p>
        </w:tc>
        <w:tc>
          <w:tcPr>
            <w:tcW w:w="980" w:type="dxa"/>
            <w:tcBorders>
              <w:top w:val="nil"/>
              <w:left w:val="nil"/>
              <w:bottom w:val="single" w:sz="4" w:space="0" w:color="auto"/>
              <w:right w:val="single" w:sz="4" w:space="0" w:color="auto"/>
            </w:tcBorders>
            <w:shd w:val="clear" w:color="auto" w:fill="auto"/>
            <w:noWrap/>
            <w:vAlign w:val="bottom"/>
            <w:hideMark/>
          </w:tcPr>
          <w:p w14:paraId="2CB525D7"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3C79787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62464</w:t>
            </w:r>
          </w:p>
        </w:tc>
        <w:tc>
          <w:tcPr>
            <w:tcW w:w="2220" w:type="dxa"/>
            <w:tcBorders>
              <w:top w:val="nil"/>
              <w:left w:val="nil"/>
              <w:bottom w:val="single" w:sz="4" w:space="0" w:color="auto"/>
              <w:right w:val="single" w:sz="4" w:space="0" w:color="auto"/>
            </w:tcBorders>
            <w:shd w:val="clear" w:color="auto" w:fill="auto"/>
            <w:noWrap/>
            <w:vAlign w:val="bottom"/>
            <w:hideMark/>
          </w:tcPr>
          <w:p w14:paraId="1B0EE1B2"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7DBE0818"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A93FDF0"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i2.4xlarge</w:t>
            </w:r>
          </w:p>
        </w:tc>
        <w:tc>
          <w:tcPr>
            <w:tcW w:w="980" w:type="dxa"/>
            <w:tcBorders>
              <w:top w:val="nil"/>
              <w:left w:val="nil"/>
              <w:bottom w:val="single" w:sz="4" w:space="0" w:color="auto"/>
              <w:right w:val="single" w:sz="4" w:space="0" w:color="auto"/>
            </w:tcBorders>
            <w:shd w:val="clear" w:color="auto" w:fill="auto"/>
            <w:noWrap/>
            <w:vAlign w:val="bottom"/>
            <w:hideMark/>
          </w:tcPr>
          <w:p w14:paraId="4A81CC9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093502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5E765C41"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14B0F57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E4982C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i2.8xlarge</w:t>
            </w:r>
          </w:p>
        </w:tc>
        <w:tc>
          <w:tcPr>
            <w:tcW w:w="980" w:type="dxa"/>
            <w:tcBorders>
              <w:top w:val="nil"/>
              <w:left w:val="nil"/>
              <w:bottom w:val="single" w:sz="4" w:space="0" w:color="auto"/>
              <w:right w:val="single" w:sz="4" w:space="0" w:color="auto"/>
            </w:tcBorders>
            <w:shd w:val="clear" w:color="auto" w:fill="auto"/>
            <w:noWrap/>
            <w:vAlign w:val="bottom"/>
            <w:hideMark/>
          </w:tcPr>
          <w:p w14:paraId="652B8C2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w:t>
            </w:r>
          </w:p>
        </w:tc>
        <w:tc>
          <w:tcPr>
            <w:tcW w:w="999" w:type="dxa"/>
            <w:tcBorders>
              <w:top w:val="nil"/>
              <w:left w:val="nil"/>
              <w:bottom w:val="single" w:sz="4" w:space="0" w:color="auto"/>
              <w:right w:val="single" w:sz="4" w:space="0" w:color="auto"/>
            </w:tcBorders>
            <w:shd w:val="clear" w:color="auto" w:fill="auto"/>
            <w:noWrap/>
            <w:vAlign w:val="bottom"/>
            <w:hideMark/>
          </w:tcPr>
          <w:p w14:paraId="52AD598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5F4FD52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0F390CB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3C6785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c5d.large</w:t>
            </w:r>
          </w:p>
        </w:tc>
        <w:tc>
          <w:tcPr>
            <w:tcW w:w="980" w:type="dxa"/>
            <w:tcBorders>
              <w:top w:val="nil"/>
              <w:left w:val="nil"/>
              <w:bottom w:val="single" w:sz="4" w:space="0" w:color="auto"/>
              <w:right w:val="single" w:sz="4" w:space="0" w:color="auto"/>
            </w:tcBorders>
            <w:shd w:val="clear" w:color="auto" w:fill="auto"/>
            <w:noWrap/>
            <w:vAlign w:val="bottom"/>
            <w:hideMark/>
          </w:tcPr>
          <w:p w14:paraId="5003FA8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43AEBAC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4096</w:t>
            </w:r>
          </w:p>
        </w:tc>
        <w:tc>
          <w:tcPr>
            <w:tcW w:w="2220" w:type="dxa"/>
            <w:tcBorders>
              <w:top w:val="nil"/>
              <w:left w:val="nil"/>
              <w:bottom w:val="single" w:sz="4" w:space="0" w:color="auto"/>
              <w:right w:val="single" w:sz="4" w:space="0" w:color="auto"/>
            </w:tcBorders>
            <w:shd w:val="clear" w:color="auto" w:fill="auto"/>
            <w:noWrap/>
            <w:vAlign w:val="bottom"/>
            <w:hideMark/>
          </w:tcPr>
          <w:p w14:paraId="213F29F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507AE01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AA9C69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c5d.9xlarge</w:t>
            </w:r>
          </w:p>
        </w:tc>
        <w:tc>
          <w:tcPr>
            <w:tcW w:w="980" w:type="dxa"/>
            <w:tcBorders>
              <w:top w:val="nil"/>
              <w:left w:val="nil"/>
              <w:bottom w:val="single" w:sz="4" w:space="0" w:color="auto"/>
              <w:right w:val="single" w:sz="4" w:space="0" w:color="auto"/>
            </w:tcBorders>
            <w:shd w:val="clear" w:color="auto" w:fill="auto"/>
            <w:noWrap/>
            <w:vAlign w:val="bottom"/>
            <w:hideMark/>
          </w:tcPr>
          <w:p w14:paraId="7E3436D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36</w:t>
            </w:r>
          </w:p>
        </w:tc>
        <w:tc>
          <w:tcPr>
            <w:tcW w:w="999" w:type="dxa"/>
            <w:tcBorders>
              <w:top w:val="nil"/>
              <w:left w:val="nil"/>
              <w:bottom w:val="single" w:sz="4" w:space="0" w:color="auto"/>
              <w:right w:val="single" w:sz="4" w:space="0" w:color="auto"/>
            </w:tcBorders>
            <w:shd w:val="clear" w:color="auto" w:fill="auto"/>
            <w:noWrap/>
            <w:vAlign w:val="bottom"/>
            <w:hideMark/>
          </w:tcPr>
          <w:p w14:paraId="3429BC57"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73728</w:t>
            </w:r>
          </w:p>
        </w:tc>
        <w:tc>
          <w:tcPr>
            <w:tcW w:w="2220" w:type="dxa"/>
            <w:tcBorders>
              <w:top w:val="nil"/>
              <w:left w:val="nil"/>
              <w:bottom w:val="single" w:sz="4" w:space="0" w:color="auto"/>
              <w:right w:val="single" w:sz="4" w:space="0" w:color="auto"/>
            </w:tcBorders>
            <w:shd w:val="clear" w:color="auto" w:fill="auto"/>
            <w:noWrap/>
            <w:vAlign w:val="bottom"/>
            <w:hideMark/>
          </w:tcPr>
          <w:p w14:paraId="402B196A"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2AFF7CD7"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4F45B88"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c5d.2xlarge</w:t>
            </w:r>
          </w:p>
        </w:tc>
        <w:tc>
          <w:tcPr>
            <w:tcW w:w="980" w:type="dxa"/>
            <w:tcBorders>
              <w:top w:val="nil"/>
              <w:left w:val="nil"/>
              <w:bottom w:val="single" w:sz="4" w:space="0" w:color="auto"/>
              <w:right w:val="single" w:sz="4" w:space="0" w:color="auto"/>
            </w:tcBorders>
            <w:shd w:val="clear" w:color="auto" w:fill="auto"/>
            <w:noWrap/>
            <w:vAlign w:val="bottom"/>
            <w:hideMark/>
          </w:tcPr>
          <w:p w14:paraId="7D681D3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1E35924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0839C321"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52AE1B6"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665124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c5d.4xlarge</w:t>
            </w:r>
          </w:p>
        </w:tc>
        <w:tc>
          <w:tcPr>
            <w:tcW w:w="980" w:type="dxa"/>
            <w:tcBorders>
              <w:top w:val="nil"/>
              <w:left w:val="nil"/>
              <w:bottom w:val="single" w:sz="4" w:space="0" w:color="auto"/>
              <w:right w:val="single" w:sz="4" w:space="0" w:color="auto"/>
            </w:tcBorders>
            <w:shd w:val="clear" w:color="auto" w:fill="auto"/>
            <w:noWrap/>
            <w:vAlign w:val="bottom"/>
            <w:hideMark/>
          </w:tcPr>
          <w:p w14:paraId="0E7A32C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0FA32F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73728</w:t>
            </w:r>
          </w:p>
        </w:tc>
        <w:tc>
          <w:tcPr>
            <w:tcW w:w="2220" w:type="dxa"/>
            <w:tcBorders>
              <w:top w:val="nil"/>
              <w:left w:val="nil"/>
              <w:bottom w:val="single" w:sz="4" w:space="0" w:color="auto"/>
              <w:right w:val="single" w:sz="4" w:space="0" w:color="auto"/>
            </w:tcBorders>
            <w:shd w:val="clear" w:color="auto" w:fill="auto"/>
            <w:noWrap/>
            <w:vAlign w:val="bottom"/>
            <w:hideMark/>
          </w:tcPr>
          <w:p w14:paraId="198101B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6ED52180"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921AC24"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w:t>
            </w:r>
            <w:proofErr w:type="gramStart"/>
            <w:r w:rsidRPr="00BF12F9">
              <w:rPr>
                <w:rFonts w:ascii="Calibri" w:eastAsia="Times New Roman" w:hAnsi="Calibri" w:cs="Calibri"/>
                <w:color w:val="000000"/>
                <w:sz w:val="22"/>
                <w:lang w:eastAsia="en-IN"/>
              </w:rPr>
              <w:t>5.xlarge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7BD5B8E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51246E8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8192</w:t>
            </w:r>
          </w:p>
        </w:tc>
        <w:tc>
          <w:tcPr>
            <w:tcW w:w="2220" w:type="dxa"/>
            <w:tcBorders>
              <w:top w:val="nil"/>
              <w:left w:val="nil"/>
              <w:bottom w:val="single" w:sz="4" w:space="0" w:color="auto"/>
              <w:right w:val="single" w:sz="4" w:space="0" w:color="auto"/>
            </w:tcBorders>
            <w:shd w:val="clear" w:color="auto" w:fill="auto"/>
            <w:noWrap/>
            <w:vAlign w:val="bottom"/>
            <w:hideMark/>
          </w:tcPr>
          <w:p w14:paraId="7DB0485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7E37F27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1732650"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c5.2xlarge</w:t>
            </w:r>
          </w:p>
        </w:tc>
        <w:tc>
          <w:tcPr>
            <w:tcW w:w="980" w:type="dxa"/>
            <w:tcBorders>
              <w:top w:val="nil"/>
              <w:left w:val="nil"/>
              <w:bottom w:val="single" w:sz="4" w:space="0" w:color="auto"/>
              <w:right w:val="single" w:sz="4" w:space="0" w:color="auto"/>
            </w:tcBorders>
            <w:shd w:val="clear" w:color="auto" w:fill="auto"/>
            <w:noWrap/>
            <w:vAlign w:val="bottom"/>
            <w:hideMark/>
          </w:tcPr>
          <w:p w14:paraId="3991737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1C06D8F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4DBD9CDF"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12FBC6C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35EEA0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c5.4xlarge</w:t>
            </w:r>
          </w:p>
        </w:tc>
        <w:tc>
          <w:tcPr>
            <w:tcW w:w="980" w:type="dxa"/>
            <w:tcBorders>
              <w:top w:val="nil"/>
              <w:left w:val="nil"/>
              <w:bottom w:val="single" w:sz="4" w:space="0" w:color="auto"/>
              <w:right w:val="single" w:sz="4" w:space="0" w:color="auto"/>
            </w:tcBorders>
            <w:shd w:val="clear" w:color="auto" w:fill="auto"/>
            <w:noWrap/>
            <w:vAlign w:val="bottom"/>
            <w:hideMark/>
          </w:tcPr>
          <w:p w14:paraId="2B44B3A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5AC245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37FA28CB"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3401ADD7"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00530EE"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c5.9xlarge</w:t>
            </w:r>
          </w:p>
        </w:tc>
        <w:tc>
          <w:tcPr>
            <w:tcW w:w="980" w:type="dxa"/>
            <w:tcBorders>
              <w:top w:val="nil"/>
              <w:left w:val="nil"/>
              <w:bottom w:val="single" w:sz="4" w:space="0" w:color="auto"/>
              <w:right w:val="single" w:sz="4" w:space="0" w:color="auto"/>
            </w:tcBorders>
            <w:shd w:val="clear" w:color="auto" w:fill="auto"/>
            <w:noWrap/>
            <w:vAlign w:val="bottom"/>
            <w:hideMark/>
          </w:tcPr>
          <w:p w14:paraId="4233119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36</w:t>
            </w:r>
          </w:p>
        </w:tc>
        <w:tc>
          <w:tcPr>
            <w:tcW w:w="999" w:type="dxa"/>
            <w:tcBorders>
              <w:top w:val="nil"/>
              <w:left w:val="nil"/>
              <w:bottom w:val="single" w:sz="4" w:space="0" w:color="auto"/>
              <w:right w:val="single" w:sz="4" w:space="0" w:color="auto"/>
            </w:tcBorders>
            <w:shd w:val="clear" w:color="auto" w:fill="auto"/>
            <w:noWrap/>
            <w:vAlign w:val="bottom"/>
            <w:hideMark/>
          </w:tcPr>
          <w:p w14:paraId="3C36ED1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73728</w:t>
            </w:r>
          </w:p>
        </w:tc>
        <w:tc>
          <w:tcPr>
            <w:tcW w:w="2220" w:type="dxa"/>
            <w:tcBorders>
              <w:top w:val="nil"/>
              <w:left w:val="nil"/>
              <w:bottom w:val="single" w:sz="4" w:space="0" w:color="auto"/>
              <w:right w:val="single" w:sz="4" w:space="0" w:color="auto"/>
            </w:tcBorders>
            <w:shd w:val="clear" w:color="auto" w:fill="auto"/>
            <w:noWrap/>
            <w:vAlign w:val="bottom"/>
            <w:hideMark/>
          </w:tcPr>
          <w:p w14:paraId="2231F195" w14:textId="77777777" w:rsidR="00612D41"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p w14:paraId="710DA862"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p>
        </w:tc>
      </w:tr>
      <w:tr w:rsidR="00612D41" w:rsidRPr="00BF12F9" w14:paraId="721352E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3F76DCDC"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g3.4xlarge</w:t>
            </w:r>
          </w:p>
        </w:tc>
        <w:tc>
          <w:tcPr>
            <w:tcW w:w="980" w:type="dxa"/>
            <w:tcBorders>
              <w:top w:val="nil"/>
              <w:left w:val="nil"/>
              <w:bottom w:val="single" w:sz="4" w:space="0" w:color="auto"/>
              <w:right w:val="single" w:sz="4" w:space="0" w:color="auto"/>
            </w:tcBorders>
            <w:shd w:val="clear" w:color="auto" w:fill="auto"/>
            <w:noWrap/>
            <w:vAlign w:val="bottom"/>
            <w:hideMark/>
          </w:tcPr>
          <w:p w14:paraId="4E03AFE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E7FEB6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0C77FC3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27C34AD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A600CA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g3.8xlarge</w:t>
            </w:r>
          </w:p>
        </w:tc>
        <w:tc>
          <w:tcPr>
            <w:tcW w:w="980" w:type="dxa"/>
            <w:tcBorders>
              <w:top w:val="nil"/>
              <w:left w:val="nil"/>
              <w:bottom w:val="single" w:sz="4" w:space="0" w:color="auto"/>
              <w:right w:val="single" w:sz="4" w:space="0" w:color="auto"/>
            </w:tcBorders>
            <w:shd w:val="clear" w:color="auto" w:fill="auto"/>
            <w:noWrap/>
            <w:vAlign w:val="bottom"/>
            <w:hideMark/>
          </w:tcPr>
          <w:p w14:paraId="01D17CF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w:t>
            </w:r>
          </w:p>
        </w:tc>
        <w:tc>
          <w:tcPr>
            <w:tcW w:w="999" w:type="dxa"/>
            <w:tcBorders>
              <w:top w:val="nil"/>
              <w:left w:val="nil"/>
              <w:bottom w:val="single" w:sz="4" w:space="0" w:color="auto"/>
              <w:right w:val="single" w:sz="4" w:space="0" w:color="auto"/>
            </w:tcBorders>
            <w:shd w:val="clear" w:color="auto" w:fill="auto"/>
            <w:noWrap/>
            <w:vAlign w:val="bottom"/>
            <w:hideMark/>
          </w:tcPr>
          <w:p w14:paraId="5CB4E37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2286C86A"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509E5B3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A1C27F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w:t>
            </w:r>
            <w:proofErr w:type="gramStart"/>
            <w:r w:rsidRPr="00BF12F9">
              <w:rPr>
                <w:rFonts w:ascii="Calibri" w:eastAsia="Times New Roman" w:hAnsi="Calibri" w:cs="Calibri"/>
                <w:color w:val="000000"/>
                <w:sz w:val="22"/>
                <w:lang w:eastAsia="en-IN"/>
              </w:rPr>
              <w:t>3.large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753668E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4364346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15616</w:t>
            </w:r>
          </w:p>
        </w:tc>
        <w:tc>
          <w:tcPr>
            <w:tcW w:w="2220" w:type="dxa"/>
            <w:tcBorders>
              <w:top w:val="nil"/>
              <w:left w:val="nil"/>
              <w:bottom w:val="single" w:sz="4" w:space="0" w:color="auto"/>
              <w:right w:val="single" w:sz="4" w:space="0" w:color="auto"/>
            </w:tcBorders>
            <w:shd w:val="clear" w:color="auto" w:fill="auto"/>
            <w:noWrap/>
            <w:vAlign w:val="bottom"/>
            <w:hideMark/>
          </w:tcPr>
          <w:p w14:paraId="763B00E5"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54EF66F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61DF09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lastRenderedPageBreak/>
              <w:t>i</w:t>
            </w:r>
            <w:proofErr w:type="gramStart"/>
            <w:r w:rsidRPr="00BF12F9">
              <w:rPr>
                <w:rFonts w:ascii="Calibri" w:eastAsia="Times New Roman" w:hAnsi="Calibri" w:cs="Calibri"/>
                <w:color w:val="000000"/>
                <w:sz w:val="22"/>
                <w:lang w:eastAsia="en-IN"/>
              </w:rPr>
              <w:t>3.xlarge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25A2F59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77B498E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31232</w:t>
            </w:r>
          </w:p>
        </w:tc>
        <w:tc>
          <w:tcPr>
            <w:tcW w:w="2220" w:type="dxa"/>
            <w:tcBorders>
              <w:top w:val="nil"/>
              <w:left w:val="nil"/>
              <w:bottom w:val="single" w:sz="4" w:space="0" w:color="auto"/>
              <w:right w:val="single" w:sz="4" w:space="0" w:color="auto"/>
            </w:tcBorders>
            <w:shd w:val="clear" w:color="auto" w:fill="auto"/>
            <w:noWrap/>
            <w:vAlign w:val="bottom"/>
            <w:hideMark/>
          </w:tcPr>
          <w:p w14:paraId="665B3AE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1121AEA"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F4EE527"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i3.2xlarge</w:t>
            </w:r>
          </w:p>
        </w:tc>
        <w:tc>
          <w:tcPr>
            <w:tcW w:w="980" w:type="dxa"/>
            <w:tcBorders>
              <w:top w:val="nil"/>
              <w:left w:val="nil"/>
              <w:bottom w:val="single" w:sz="4" w:space="0" w:color="auto"/>
              <w:right w:val="single" w:sz="4" w:space="0" w:color="auto"/>
            </w:tcBorders>
            <w:shd w:val="clear" w:color="auto" w:fill="auto"/>
            <w:noWrap/>
            <w:vAlign w:val="bottom"/>
            <w:hideMark/>
          </w:tcPr>
          <w:p w14:paraId="10BA02E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4B0F1E6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62464</w:t>
            </w:r>
          </w:p>
        </w:tc>
        <w:tc>
          <w:tcPr>
            <w:tcW w:w="2220" w:type="dxa"/>
            <w:tcBorders>
              <w:top w:val="nil"/>
              <w:left w:val="nil"/>
              <w:bottom w:val="single" w:sz="4" w:space="0" w:color="auto"/>
              <w:right w:val="single" w:sz="4" w:space="0" w:color="auto"/>
            </w:tcBorders>
            <w:shd w:val="clear" w:color="auto" w:fill="auto"/>
            <w:noWrap/>
            <w:vAlign w:val="bottom"/>
            <w:hideMark/>
          </w:tcPr>
          <w:p w14:paraId="1E0D58B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690CC9C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E9F24B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i3.4xlarge</w:t>
            </w:r>
          </w:p>
        </w:tc>
        <w:tc>
          <w:tcPr>
            <w:tcW w:w="980" w:type="dxa"/>
            <w:tcBorders>
              <w:top w:val="nil"/>
              <w:left w:val="nil"/>
              <w:bottom w:val="single" w:sz="4" w:space="0" w:color="auto"/>
              <w:right w:val="single" w:sz="4" w:space="0" w:color="auto"/>
            </w:tcBorders>
            <w:shd w:val="clear" w:color="auto" w:fill="auto"/>
            <w:noWrap/>
            <w:vAlign w:val="bottom"/>
            <w:hideMark/>
          </w:tcPr>
          <w:p w14:paraId="2A50C35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763E3A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4E21281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68CD69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AA6EBE8"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i3.8xlarge</w:t>
            </w:r>
          </w:p>
        </w:tc>
        <w:tc>
          <w:tcPr>
            <w:tcW w:w="980" w:type="dxa"/>
            <w:tcBorders>
              <w:top w:val="nil"/>
              <w:left w:val="nil"/>
              <w:bottom w:val="single" w:sz="4" w:space="0" w:color="auto"/>
              <w:right w:val="single" w:sz="4" w:space="0" w:color="auto"/>
            </w:tcBorders>
            <w:shd w:val="clear" w:color="auto" w:fill="auto"/>
            <w:noWrap/>
            <w:vAlign w:val="bottom"/>
            <w:hideMark/>
          </w:tcPr>
          <w:p w14:paraId="60B4F7B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w:t>
            </w:r>
          </w:p>
        </w:tc>
        <w:tc>
          <w:tcPr>
            <w:tcW w:w="999" w:type="dxa"/>
            <w:tcBorders>
              <w:top w:val="nil"/>
              <w:left w:val="nil"/>
              <w:bottom w:val="single" w:sz="4" w:space="0" w:color="auto"/>
              <w:right w:val="single" w:sz="4" w:space="0" w:color="auto"/>
            </w:tcBorders>
            <w:shd w:val="clear" w:color="auto" w:fill="auto"/>
            <w:noWrap/>
            <w:vAlign w:val="bottom"/>
            <w:hideMark/>
          </w:tcPr>
          <w:p w14:paraId="1990693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5422651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5C167B7A"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411DB7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m5d.large</w:t>
            </w:r>
          </w:p>
        </w:tc>
        <w:tc>
          <w:tcPr>
            <w:tcW w:w="980" w:type="dxa"/>
            <w:tcBorders>
              <w:top w:val="nil"/>
              <w:left w:val="nil"/>
              <w:bottom w:val="single" w:sz="4" w:space="0" w:color="auto"/>
              <w:right w:val="single" w:sz="4" w:space="0" w:color="auto"/>
            </w:tcBorders>
            <w:shd w:val="clear" w:color="auto" w:fill="auto"/>
            <w:noWrap/>
            <w:vAlign w:val="bottom"/>
            <w:hideMark/>
          </w:tcPr>
          <w:p w14:paraId="5C1C3D7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426DE527"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8192</w:t>
            </w:r>
          </w:p>
        </w:tc>
        <w:tc>
          <w:tcPr>
            <w:tcW w:w="2220" w:type="dxa"/>
            <w:tcBorders>
              <w:top w:val="nil"/>
              <w:left w:val="nil"/>
              <w:bottom w:val="single" w:sz="4" w:space="0" w:color="auto"/>
              <w:right w:val="single" w:sz="4" w:space="0" w:color="auto"/>
            </w:tcBorders>
            <w:shd w:val="clear" w:color="auto" w:fill="auto"/>
            <w:noWrap/>
            <w:vAlign w:val="bottom"/>
            <w:hideMark/>
          </w:tcPr>
          <w:p w14:paraId="0CFCDF7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58318C2E"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58BD295"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m5d.xlarge</w:t>
            </w:r>
          </w:p>
        </w:tc>
        <w:tc>
          <w:tcPr>
            <w:tcW w:w="980" w:type="dxa"/>
            <w:tcBorders>
              <w:top w:val="nil"/>
              <w:left w:val="nil"/>
              <w:bottom w:val="single" w:sz="4" w:space="0" w:color="auto"/>
              <w:right w:val="single" w:sz="4" w:space="0" w:color="auto"/>
            </w:tcBorders>
            <w:shd w:val="clear" w:color="auto" w:fill="auto"/>
            <w:noWrap/>
            <w:vAlign w:val="bottom"/>
            <w:hideMark/>
          </w:tcPr>
          <w:p w14:paraId="401A811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53D7E6F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1CC54D42"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6D66FABA"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FDBAB2E"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m5d.2xlarge</w:t>
            </w:r>
          </w:p>
        </w:tc>
        <w:tc>
          <w:tcPr>
            <w:tcW w:w="980" w:type="dxa"/>
            <w:tcBorders>
              <w:top w:val="nil"/>
              <w:left w:val="nil"/>
              <w:bottom w:val="single" w:sz="4" w:space="0" w:color="auto"/>
              <w:right w:val="single" w:sz="4" w:space="0" w:color="auto"/>
            </w:tcBorders>
            <w:shd w:val="clear" w:color="auto" w:fill="auto"/>
            <w:noWrap/>
            <w:vAlign w:val="bottom"/>
            <w:hideMark/>
          </w:tcPr>
          <w:p w14:paraId="2943083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0B9DD25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4099F55E"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B8C94C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2AD9AC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m5d.4xlarge</w:t>
            </w:r>
          </w:p>
        </w:tc>
        <w:tc>
          <w:tcPr>
            <w:tcW w:w="980" w:type="dxa"/>
            <w:tcBorders>
              <w:top w:val="nil"/>
              <w:left w:val="nil"/>
              <w:bottom w:val="single" w:sz="4" w:space="0" w:color="auto"/>
              <w:right w:val="single" w:sz="4" w:space="0" w:color="auto"/>
            </w:tcBorders>
            <w:shd w:val="clear" w:color="auto" w:fill="auto"/>
            <w:noWrap/>
            <w:vAlign w:val="bottom"/>
            <w:hideMark/>
          </w:tcPr>
          <w:p w14:paraId="7917524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EBD52E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1022365F"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210FCD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B3588D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w:t>
            </w:r>
            <w:proofErr w:type="gramStart"/>
            <w:r w:rsidRPr="00BF12F9">
              <w:rPr>
                <w:rFonts w:ascii="Calibri" w:eastAsia="Times New Roman" w:hAnsi="Calibri" w:cs="Calibri"/>
                <w:color w:val="000000"/>
                <w:sz w:val="22"/>
                <w:lang w:eastAsia="en-IN"/>
              </w:rPr>
              <w:t>5.large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3FCE759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6E812BF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8192</w:t>
            </w:r>
          </w:p>
        </w:tc>
        <w:tc>
          <w:tcPr>
            <w:tcW w:w="2220" w:type="dxa"/>
            <w:tcBorders>
              <w:top w:val="nil"/>
              <w:left w:val="nil"/>
              <w:bottom w:val="single" w:sz="4" w:space="0" w:color="auto"/>
              <w:right w:val="single" w:sz="4" w:space="0" w:color="auto"/>
            </w:tcBorders>
            <w:shd w:val="clear" w:color="auto" w:fill="auto"/>
            <w:noWrap/>
            <w:vAlign w:val="bottom"/>
            <w:hideMark/>
          </w:tcPr>
          <w:p w14:paraId="6C8193D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33F6AF5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0C183D4"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w:t>
            </w:r>
            <w:proofErr w:type="gramStart"/>
            <w:r w:rsidRPr="00BF12F9">
              <w:rPr>
                <w:rFonts w:ascii="Calibri" w:eastAsia="Times New Roman" w:hAnsi="Calibri" w:cs="Calibri"/>
                <w:color w:val="000000"/>
                <w:sz w:val="22"/>
                <w:lang w:eastAsia="en-IN"/>
              </w:rPr>
              <w:t>5.xlarge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3AEB11D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6717426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025C8F6B"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5D83D4A6"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9B1BB02"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m5.2xlarge</w:t>
            </w:r>
          </w:p>
        </w:tc>
        <w:tc>
          <w:tcPr>
            <w:tcW w:w="980" w:type="dxa"/>
            <w:tcBorders>
              <w:top w:val="nil"/>
              <w:left w:val="nil"/>
              <w:bottom w:val="single" w:sz="4" w:space="0" w:color="auto"/>
              <w:right w:val="single" w:sz="4" w:space="0" w:color="auto"/>
            </w:tcBorders>
            <w:shd w:val="clear" w:color="auto" w:fill="auto"/>
            <w:noWrap/>
            <w:vAlign w:val="bottom"/>
            <w:hideMark/>
          </w:tcPr>
          <w:p w14:paraId="526005C1"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48C9A8A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7B5741CA"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4F25FC83"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581BE4C"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m5.4xlarge</w:t>
            </w:r>
          </w:p>
        </w:tc>
        <w:tc>
          <w:tcPr>
            <w:tcW w:w="980" w:type="dxa"/>
            <w:tcBorders>
              <w:top w:val="nil"/>
              <w:left w:val="nil"/>
              <w:bottom w:val="single" w:sz="4" w:space="0" w:color="auto"/>
              <w:right w:val="single" w:sz="4" w:space="0" w:color="auto"/>
            </w:tcBorders>
            <w:shd w:val="clear" w:color="auto" w:fill="auto"/>
            <w:noWrap/>
            <w:vAlign w:val="bottom"/>
            <w:hideMark/>
          </w:tcPr>
          <w:p w14:paraId="7D6E22D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053BFCB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695A7AC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4E845DB8"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F5518F5"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r5d.large</w:t>
            </w:r>
          </w:p>
        </w:tc>
        <w:tc>
          <w:tcPr>
            <w:tcW w:w="980" w:type="dxa"/>
            <w:tcBorders>
              <w:top w:val="nil"/>
              <w:left w:val="nil"/>
              <w:bottom w:val="single" w:sz="4" w:space="0" w:color="auto"/>
              <w:right w:val="single" w:sz="4" w:space="0" w:color="auto"/>
            </w:tcBorders>
            <w:shd w:val="clear" w:color="auto" w:fill="auto"/>
            <w:noWrap/>
            <w:vAlign w:val="bottom"/>
            <w:hideMark/>
          </w:tcPr>
          <w:p w14:paraId="7EAB7A5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138262A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0C0FA04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7B43ECC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70C2FD7"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r5d.xlarge</w:t>
            </w:r>
          </w:p>
        </w:tc>
        <w:tc>
          <w:tcPr>
            <w:tcW w:w="980" w:type="dxa"/>
            <w:tcBorders>
              <w:top w:val="nil"/>
              <w:left w:val="nil"/>
              <w:bottom w:val="single" w:sz="4" w:space="0" w:color="auto"/>
              <w:right w:val="single" w:sz="4" w:space="0" w:color="auto"/>
            </w:tcBorders>
            <w:shd w:val="clear" w:color="auto" w:fill="auto"/>
            <w:noWrap/>
            <w:vAlign w:val="bottom"/>
            <w:hideMark/>
          </w:tcPr>
          <w:p w14:paraId="3994165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0129A2C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3557903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451E8CAF"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ECB282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r5d.2xlarge</w:t>
            </w:r>
          </w:p>
        </w:tc>
        <w:tc>
          <w:tcPr>
            <w:tcW w:w="980" w:type="dxa"/>
            <w:tcBorders>
              <w:top w:val="nil"/>
              <w:left w:val="nil"/>
              <w:bottom w:val="single" w:sz="4" w:space="0" w:color="auto"/>
              <w:right w:val="single" w:sz="4" w:space="0" w:color="auto"/>
            </w:tcBorders>
            <w:shd w:val="clear" w:color="auto" w:fill="auto"/>
            <w:noWrap/>
            <w:vAlign w:val="bottom"/>
            <w:hideMark/>
          </w:tcPr>
          <w:p w14:paraId="22D08C6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35A8222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0E32922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1BCE594C"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007E23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r5d.4xlarge</w:t>
            </w:r>
          </w:p>
        </w:tc>
        <w:tc>
          <w:tcPr>
            <w:tcW w:w="980" w:type="dxa"/>
            <w:tcBorders>
              <w:top w:val="nil"/>
              <w:left w:val="nil"/>
              <w:bottom w:val="single" w:sz="4" w:space="0" w:color="auto"/>
              <w:right w:val="single" w:sz="4" w:space="0" w:color="auto"/>
            </w:tcBorders>
            <w:shd w:val="clear" w:color="auto" w:fill="auto"/>
            <w:noWrap/>
            <w:vAlign w:val="bottom"/>
            <w:hideMark/>
          </w:tcPr>
          <w:p w14:paraId="097E9DF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597DFC5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131072</w:t>
            </w:r>
          </w:p>
        </w:tc>
        <w:tc>
          <w:tcPr>
            <w:tcW w:w="2220" w:type="dxa"/>
            <w:tcBorders>
              <w:top w:val="nil"/>
              <w:left w:val="nil"/>
              <w:bottom w:val="single" w:sz="4" w:space="0" w:color="auto"/>
              <w:right w:val="single" w:sz="4" w:space="0" w:color="auto"/>
            </w:tcBorders>
            <w:shd w:val="clear" w:color="auto" w:fill="auto"/>
            <w:noWrap/>
            <w:vAlign w:val="bottom"/>
            <w:hideMark/>
          </w:tcPr>
          <w:p w14:paraId="514694F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741697C2"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644729A"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w:t>
            </w:r>
            <w:proofErr w:type="gramStart"/>
            <w:r w:rsidRPr="00BF12F9">
              <w:rPr>
                <w:rFonts w:ascii="Calibri" w:eastAsia="Times New Roman" w:hAnsi="Calibri" w:cs="Calibri"/>
                <w:color w:val="000000"/>
                <w:sz w:val="22"/>
                <w:lang w:eastAsia="en-IN"/>
              </w:rPr>
              <w:t>5.large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1AED6E6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21B1A4A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3705C9A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3C24F8F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21C8EA3C"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w:t>
            </w:r>
            <w:proofErr w:type="gramStart"/>
            <w:r w:rsidRPr="00BF12F9">
              <w:rPr>
                <w:rFonts w:ascii="Calibri" w:eastAsia="Times New Roman" w:hAnsi="Calibri" w:cs="Calibri"/>
                <w:color w:val="000000"/>
                <w:sz w:val="22"/>
                <w:lang w:eastAsia="en-IN"/>
              </w:rPr>
              <w:t>5.xlarge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33CEC3E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1E3E796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5DC3D08F"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5831DA91"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17098C3"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r5.2xlarge</w:t>
            </w:r>
          </w:p>
        </w:tc>
        <w:tc>
          <w:tcPr>
            <w:tcW w:w="980" w:type="dxa"/>
            <w:tcBorders>
              <w:top w:val="nil"/>
              <w:left w:val="nil"/>
              <w:bottom w:val="single" w:sz="4" w:space="0" w:color="auto"/>
              <w:right w:val="single" w:sz="4" w:space="0" w:color="auto"/>
            </w:tcBorders>
            <w:shd w:val="clear" w:color="auto" w:fill="auto"/>
            <w:noWrap/>
            <w:vAlign w:val="bottom"/>
            <w:hideMark/>
          </w:tcPr>
          <w:p w14:paraId="07A15A0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54080C5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53CF711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5C5F907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0B9ABF6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r5.4xlarge</w:t>
            </w:r>
          </w:p>
        </w:tc>
        <w:tc>
          <w:tcPr>
            <w:tcW w:w="980" w:type="dxa"/>
            <w:tcBorders>
              <w:top w:val="nil"/>
              <w:left w:val="nil"/>
              <w:bottom w:val="single" w:sz="4" w:space="0" w:color="auto"/>
              <w:right w:val="single" w:sz="4" w:space="0" w:color="auto"/>
            </w:tcBorders>
            <w:shd w:val="clear" w:color="auto" w:fill="auto"/>
            <w:noWrap/>
            <w:vAlign w:val="bottom"/>
            <w:hideMark/>
          </w:tcPr>
          <w:p w14:paraId="4AAD73E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B4492E6"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131072</w:t>
            </w:r>
          </w:p>
        </w:tc>
        <w:tc>
          <w:tcPr>
            <w:tcW w:w="2220" w:type="dxa"/>
            <w:tcBorders>
              <w:top w:val="nil"/>
              <w:left w:val="nil"/>
              <w:bottom w:val="single" w:sz="4" w:space="0" w:color="auto"/>
              <w:right w:val="single" w:sz="4" w:space="0" w:color="auto"/>
            </w:tcBorders>
            <w:shd w:val="clear" w:color="auto" w:fill="auto"/>
            <w:noWrap/>
            <w:vAlign w:val="bottom"/>
            <w:hideMark/>
          </w:tcPr>
          <w:p w14:paraId="10C478EB"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071104E0"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936B8F7"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w:t>
            </w:r>
            <w:proofErr w:type="gramStart"/>
            <w:r w:rsidRPr="00BF12F9">
              <w:rPr>
                <w:rFonts w:ascii="Calibri" w:eastAsia="Times New Roman" w:hAnsi="Calibri" w:cs="Calibri"/>
                <w:color w:val="000000"/>
                <w:sz w:val="22"/>
                <w:lang w:eastAsia="en-IN"/>
              </w:rPr>
              <w:t>4.large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2362C65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1F6056B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15616</w:t>
            </w:r>
          </w:p>
        </w:tc>
        <w:tc>
          <w:tcPr>
            <w:tcW w:w="2220" w:type="dxa"/>
            <w:tcBorders>
              <w:top w:val="nil"/>
              <w:left w:val="nil"/>
              <w:bottom w:val="single" w:sz="4" w:space="0" w:color="auto"/>
              <w:right w:val="single" w:sz="4" w:space="0" w:color="auto"/>
            </w:tcBorders>
            <w:shd w:val="clear" w:color="auto" w:fill="auto"/>
            <w:noWrap/>
            <w:vAlign w:val="bottom"/>
            <w:hideMark/>
          </w:tcPr>
          <w:p w14:paraId="4DEC8E0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176017D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32F4BB8D"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w:t>
            </w:r>
            <w:proofErr w:type="gramStart"/>
            <w:r w:rsidRPr="00BF12F9">
              <w:rPr>
                <w:rFonts w:ascii="Calibri" w:eastAsia="Times New Roman" w:hAnsi="Calibri" w:cs="Calibri"/>
                <w:color w:val="000000"/>
                <w:sz w:val="22"/>
                <w:lang w:eastAsia="en-IN"/>
              </w:rPr>
              <w:t>4.xlarge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71CBD03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32FF861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31232</w:t>
            </w:r>
          </w:p>
        </w:tc>
        <w:tc>
          <w:tcPr>
            <w:tcW w:w="2220" w:type="dxa"/>
            <w:tcBorders>
              <w:top w:val="nil"/>
              <w:left w:val="nil"/>
              <w:bottom w:val="single" w:sz="4" w:space="0" w:color="auto"/>
              <w:right w:val="single" w:sz="4" w:space="0" w:color="auto"/>
            </w:tcBorders>
            <w:shd w:val="clear" w:color="auto" w:fill="auto"/>
            <w:noWrap/>
            <w:vAlign w:val="bottom"/>
            <w:hideMark/>
          </w:tcPr>
          <w:p w14:paraId="0FC86F3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239886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C7F0159"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r4.2xlarge</w:t>
            </w:r>
          </w:p>
        </w:tc>
        <w:tc>
          <w:tcPr>
            <w:tcW w:w="980" w:type="dxa"/>
            <w:tcBorders>
              <w:top w:val="nil"/>
              <w:left w:val="nil"/>
              <w:bottom w:val="single" w:sz="4" w:space="0" w:color="auto"/>
              <w:right w:val="single" w:sz="4" w:space="0" w:color="auto"/>
            </w:tcBorders>
            <w:shd w:val="clear" w:color="auto" w:fill="auto"/>
            <w:noWrap/>
            <w:vAlign w:val="bottom"/>
            <w:hideMark/>
          </w:tcPr>
          <w:p w14:paraId="0F638B4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78E3C5E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62464</w:t>
            </w:r>
          </w:p>
        </w:tc>
        <w:tc>
          <w:tcPr>
            <w:tcW w:w="2220" w:type="dxa"/>
            <w:tcBorders>
              <w:top w:val="nil"/>
              <w:left w:val="nil"/>
              <w:bottom w:val="single" w:sz="4" w:space="0" w:color="auto"/>
              <w:right w:val="single" w:sz="4" w:space="0" w:color="auto"/>
            </w:tcBorders>
            <w:shd w:val="clear" w:color="auto" w:fill="auto"/>
            <w:noWrap/>
            <w:vAlign w:val="bottom"/>
            <w:hideMark/>
          </w:tcPr>
          <w:p w14:paraId="552B8927"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606E38B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4323B64"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r4.4xlarge</w:t>
            </w:r>
          </w:p>
        </w:tc>
        <w:tc>
          <w:tcPr>
            <w:tcW w:w="980" w:type="dxa"/>
            <w:tcBorders>
              <w:top w:val="nil"/>
              <w:left w:val="nil"/>
              <w:bottom w:val="single" w:sz="4" w:space="0" w:color="auto"/>
              <w:right w:val="single" w:sz="4" w:space="0" w:color="auto"/>
            </w:tcBorders>
            <w:shd w:val="clear" w:color="auto" w:fill="auto"/>
            <w:noWrap/>
            <w:vAlign w:val="bottom"/>
            <w:hideMark/>
          </w:tcPr>
          <w:p w14:paraId="461D6E1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w:t>
            </w:r>
          </w:p>
        </w:tc>
        <w:tc>
          <w:tcPr>
            <w:tcW w:w="999" w:type="dxa"/>
            <w:tcBorders>
              <w:top w:val="nil"/>
              <w:left w:val="nil"/>
              <w:bottom w:val="single" w:sz="4" w:space="0" w:color="auto"/>
              <w:right w:val="single" w:sz="4" w:space="0" w:color="auto"/>
            </w:tcBorders>
            <w:shd w:val="clear" w:color="auto" w:fill="auto"/>
            <w:noWrap/>
            <w:vAlign w:val="bottom"/>
            <w:hideMark/>
          </w:tcPr>
          <w:p w14:paraId="7214E4A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124928</w:t>
            </w:r>
          </w:p>
        </w:tc>
        <w:tc>
          <w:tcPr>
            <w:tcW w:w="2220" w:type="dxa"/>
            <w:tcBorders>
              <w:top w:val="nil"/>
              <w:left w:val="nil"/>
              <w:bottom w:val="single" w:sz="4" w:space="0" w:color="auto"/>
              <w:right w:val="single" w:sz="4" w:space="0" w:color="auto"/>
            </w:tcBorders>
            <w:shd w:val="clear" w:color="auto" w:fill="auto"/>
            <w:noWrap/>
            <w:vAlign w:val="bottom"/>
            <w:hideMark/>
          </w:tcPr>
          <w:p w14:paraId="2695EB3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72C6D90C"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7F835943"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r4.8xlarge</w:t>
            </w:r>
          </w:p>
        </w:tc>
        <w:tc>
          <w:tcPr>
            <w:tcW w:w="980" w:type="dxa"/>
            <w:tcBorders>
              <w:top w:val="nil"/>
              <w:left w:val="nil"/>
              <w:bottom w:val="single" w:sz="4" w:space="0" w:color="auto"/>
              <w:right w:val="single" w:sz="4" w:space="0" w:color="auto"/>
            </w:tcBorders>
            <w:shd w:val="clear" w:color="auto" w:fill="auto"/>
            <w:noWrap/>
            <w:vAlign w:val="bottom"/>
            <w:hideMark/>
          </w:tcPr>
          <w:p w14:paraId="6D045ECA"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w:t>
            </w:r>
          </w:p>
        </w:tc>
        <w:tc>
          <w:tcPr>
            <w:tcW w:w="999" w:type="dxa"/>
            <w:tcBorders>
              <w:top w:val="nil"/>
              <w:left w:val="nil"/>
              <w:bottom w:val="single" w:sz="4" w:space="0" w:color="auto"/>
              <w:right w:val="single" w:sz="4" w:space="0" w:color="auto"/>
            </w:tcBorders>
            <w:shd w:val="clear" w:color="auto" w:fill="auto"/>
            <w:noWrap/>
            <w:vAlign w:val="bottom"/>
            <w:hideMark/>
          </w:tcPr>
          <w:p w14:paraId="5BB56A89"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249856</w:t>
            </w:r>
          </w:p>
        </w:tc>
        <w:tc>
          <w:tcPr>
            <w:tcW w:w="2220" w:type="dxa"/>
            <w:tcBorders>
              <w:top w:val="nil"/>
              <w:left w:val="nil"/>
              <w:bottom w:val="single" w:sz="4" w:space="0" w:color="auto"/>
              <w:right w:val="single" w:sz="4" w:space="0" w:color="auto"/>
            </w:tcBorders>
            <w:shd w:val="clear" w:color="auto" w:fill="auto"/>
            <w:noWrap/>
            <w:vAlign w:val="bottom"/>
            <w:hideMark/>
          </w:tcPr>
          <w:p w14:paraId="59C4ED0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1090A5E4"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1818C95"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t</w:t>
            </w:r>
            <w:proofErr w:type="gramStart"/>
            <w:r w:rsidRPr="00BF12F9">
              <w:rPr>
                <w:rFonts w:ascii="Calibri" w:eastAsia="Times New Roman" w:hAnsi="Calibri" w:cs="Calibri"/>
                <w:color w:val="000000"/>
                <w:sz w:val="22"/>
                <w:lang w:eastAsia="en-IN"/>
              </w:rPr>
              <w:t>3.medium</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71FB074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4652C56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4096</w:t>
            </w:r>
          </w:p>
        </w:tc>
        <w:tc>
          <w:tcPr>
            <w:tcW w:w="2220" w:type="dxa"/>
            <w:tcBorders>
              <w:top w:val="nil"/>
              <w:left w:val="nil"/>
              <w:bottom w:val="single" w:sz="4" w:space="0" w:color="auto"/>
              <w:right w:val="single" w:sz="4" w:space="0" w:color="auto"/>
            </w:tcBorders>
            <w:shd w:val="clear" w:color="auto" w:fill="auto"/>
            <w:noWrap/>
            <w:vAlign w:val="bottom"/>
            <w:hideMark/>
          </w:tcPr>
          <w:p w14:paraId="706C94AD"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02E827B9"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838C4D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t</w:t>
            </w:r>
            <w:proofErr w:type="gramStart"/>
            <w:r w:rsidRPr="00BF12F9">
              <w:rPr>
                <w:rFonts w:ascii="Calibri" w:eastAsia="Times New Roman" w:hAnsi="Calibri" w:cs="Calibri"/>
                <w:color w:val="000000"/>
                <w:sz w:val="22"/>
                <w:lang w:eastAsia="en-IN"/>
              </w:rPr>
              <w:t>3.large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54E3471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2E2BFE6D"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8192</w:t>
            </w:r>
          </w:p>
        </w:tc>
        <w:tc>
          <w:tcPr>
            <w:tcW w:w="2220" w:type="dxa"/>
            <w:tcBorders>
              <w:top w:val="nil"/>
              <w:left w:val="nil"/>
              <w:bottom w:val="single" w:sz="4" w:space="0" w:color="auto"/>
              <w:right w:val="single" w:sz="4" w:space="0" w:color="auto"/>
            </w:tcBorders>
            <w:shd w:val="clear" w:color="auto" w:fill="auto"/>
            <w:noWrap/>
            <w:vAlign w:val="bottom"/>
            <w:hideMark/>
          </w:tcPr>
          <w:p w14:paraId="68CC5BBC"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200907CA"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F48915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t</w:t>
            </w:r>
            <w:proofErr w:type="gramStart"/>
            <w:r w:rsidRPr="00BF12F9">
              <w:rPr>
                <w:rFonts w:ascii="Calibri" w:eastAsia="Times New Roman" w:hAnsi="Calibri" w:cs="Calibri"/>
                <w:color w:val="000000"/>
                <w:sz w:val="22"/>
                <w:lang w:eastAsia="en-IN"/>
              </w:rPr>
              <w:t>3.xlarge</w:t>
            </w:r>
            <w:proofErr w:type="gramEnd"/>
          </w:p>
        </w:tc>
        <w:tc>
          <w:tcPr>
            <w:tcW w:w="980" w:type="dxa"/>
            <w:tcBorders>
              <w:top w:val="nil"/>
              <w:left w:val="nil"/>
              <w:bottom w:val="single" w:sz="4" w:space="0" w:color="auto"/>
              <w:right w:val="single" w:sz="4" w:space="0" w:color="auto"/>
            </w:tcBorders>
            <w:shd w:val="clear" w:color="auto" w:fill="auto"/>
            <w:noWrap/>
            <w:vAlign w:val="bottom"/>
            <w:hideMark/>
          </w:tcPr>
          <w:p w14:paraId="3DFB913E"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76FFC69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4D71C11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7A034DEB"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57C9CF6"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t3.2xlarge</w:t>
            </w:r>
          </w:p>
        </w:tc>
        <w:tc>
          <w:tcPr>
            <w:tcW w:w="980" w:type="dxa"/>
            <w:tcBorders>
              <w:top w:val="nil"/>
              <w:left w:val="nil"/>
              <w:bottom w:val="single" w:sz="4" w:space="0" w:color="auto"/>
              <w:right w:val="single" w:sz="4" w:space="0" w:color="auto"/>
            </w:tcBorders>
            <w:shd w:val="clear" w:color="auto" w:fill="auto"/>
            <w:noWrap/>
            <w:vAlign w:val="bottom"/>
            <w:hideMark/>
          </w:tcPr>
          <w:p w14:paraId="689E5544"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1D3A11F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57D0A2D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03DCA475"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6BD12555"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z1d.large</w:t>
            </w:r>
          </w:p>
        </w:tc>
        <w:tc>
          <w:tcPr>
            <w:tcW w:w="980" w:type="dxa"/>
            <w:tcBorders>
              <w:top w:val="nil"/>
              <w:left w:val="nil"/>
              <w:bottom w:val="single" w:sz="4" w:space="0" w:color="auto"/>
              <w:right w:val="single" w:sz="4" w:space="0" w:color="auto"/>
            </w:tcBorders>
            <w:shd w:val="clear" w:color="auto" w:fill="auto"/>
            <w:noWrap/>
            <w:vAlign w:val="bottom"/>
            <w:hideMark/>
          </w:tcPr>
          <w:p w14:paraId="51921C8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w:t>
            </w:r>
          </w:p>
        </w:tc>
        <w:tc>
          <w:tcPr>
            <w:tcW w:w="999" w:type="dxa"/>
            <w:tcBorders>
              <w:top w:val="nil"/>
              <w:left w:val="nil"/>
              <w:bottom w:val="single" w:sz="4" w:space="0" w:color="auto"/>
              <w:right w:val="single" w:sz="4" w:space="0" w:color="auto"/>
            </w:tcBorders>
            <w:shd w:val="clear" w:color="auto" w:fill="auto"/>
            <w:noWrap/>
            <w:vAlign w:val="bottom"/>
            <w:hideMark/>
          </w:tcPr>
          <w:p w14:paraId="6D5E0BA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16384</w:t>
            </w:r>
          </w:p>
        </w:tc>
        <w:tc>
          <w:tcPr>
            <w:tcW w:w="2220" w:type="dxa"/>
            <w:tcBorders>
              <w:top w:val="nil"/>
              <w:left w:val="nil"/>
              <w:bottom w:val="single" w:sz="4" w:space="0" w:color="auto"/>
              <w:right w:val="single" w:sz="4" w:space="0" w:color="auto"/>
            </w:tcBorders>
            <w:shd w:val="clear" w:color="auto" w:fill="auto"/>
            <w:noWrap/>
            <w:vAlign w:val="bottom"/>
            <w:hideMark/>
          </w:tcPr>
          <w:p w14:paraId="4BF151D1"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w:t>
            </w:r>
          </w:p>
        </w:tc>
      </w:tr>
      <w:tr w:rsidR="00612D41" w:rsidRPr="00BF12F9" w14:paraId="284E17D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29DD4B3"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z1d.xlarge</w:t>
            </w:r>
          </w:p>
        </w:tc>
        <w:tc>
          <w:tcPr>
            <w:tcW w:w="980" w:type="dxa"/>
            <w:tcBorders>
              <w:top w:val="nil"/>
              <w:left w:val="nil"/>
              <w:bottom w:val="single" w:sz="4" w:space="0" w:color="auto"/>
              <w:right w:val="single" w:sz="4" w:space="0" w:color="auto"/>
            </w:tcBorders>
            <w:shd w:val="clear" w:color="auto" w:fill="auto"/>
            <w:noWrap/>
            <w:vAlign w:val="bottom"/>
            <w:hideMark/>
          </w:tcPr>
          <w:p w14:paraId="3BF5B9B5"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c>
          <w:tcPr>
            <w:tcW w:w="999" w:type="dxa"/>
            <w:tcBorders>
              <w:top w:val="nil"/>
              <w:left w:val="nil"/>
              <w:bottom w:val="single" w:sz="4" w:space="0" w:color="auto"/>
              <w:right w:val="single" w:sz="4" w:space="0" w:color="auto"/>
            </w:tcBorders>
            <w:shd w:val="clear" w:color="auto" w:fill="auto"/>
            <w:noWrap/>
            <w:vAlign w:val="bottom"/>
            <w:hideMark/>
          </w:tcPr>
          <w:p w14:paraId="5CE2370F"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32768</w:t>
            </w:r>
          </w:p>
        </w:tc>
        <w:tc>
          <w:tcPr>
            <w:tcW w:w="2220" w:type="dxa"/>
            <w:tcBorders>
              <w:top w:val="nil"/>
              <w:left w:val="nil"/>
              <w:bottom w:val="single" w:sz="4" w:space="0" w:color="auto"/>
              <w:right w:val="single" w:sz="4" w:space="0" w:color="auto"/>
            </w:tcBorders>
            <w:shd w:val="clear" w:color="auto" w:fill="auto"/>
            <w:noWrap/>
            <w:vAlign w:val="bottom"/>
            <w:hideMark/>
          </w:tcPr>
          <w:p w14:paraId="6D672046"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180BEAED"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56F64BA1"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z1d.2xlarge</w:t>
            </w:r>
          </w:p>
        </w:tc>
        <w:tc>
          <w:tcPr>
            <w:tcW w:w="980" w:type="dxa"/>
            <w:tcBorders>
              <w:top w:val="nil"/>
              <w:left w:val="nil"/>
              <w:bottom w:val="single" w:sz="4" w:space="0" w:color="auto"/>
              <w:right w:val="single" w:sz="4" w:space="0" w:color="auto"/>
            </w:tcBorders>
            <w:shd w:val="clear" w:color="auto" w:fill="auto"/>
            <w:noWrap/>
            <w:vAlign w:val="bottom"/>
            <w:hideMark/>
          </w:tcPr>
          <w:p w14:paraId="41C0513B"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c>
          <w:tcPr>
            <w:tcW w:w="999" w:type="dxa"/>
            <w:tcBorders>
              <w:top w:val="nil"/>
              <w:left w:val="nil"/>
              <w:bottom w:val="single" w:sz="4" w:space="0" w:color="auto"/>
              <w:right w:val="single" w:sz="4" w:space="0" w:color="auto"/>
            </w:tcBorders>
            <w:shd w:val="clear" w:color="auto" w:fill="auto"/>
            <w:noWrap/>
            <w:vAlign w:val="bottom"/>
            <w:hideMark/>
          </w:tcPr>
          <w:p w14:paraId="09F913F0"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65536</w:t>
            </w:r>
          </w:p>
        </w:tc>
        <w:tc>
          <w:tcPr>
            <w:tcW w:w="2220" w:type="dxa"/>
            <w:tcBorders>
              <w:top w:val="nil"/>
              <w:left w:val="nil"/>
              <w:bottom w:val="single" w:sz="4" w:space="0" w:color="auto"/>
              <w:right w:val="single" w:sz="4" w:space="0" w:color="auto"/>
            </w:tcBorders>
            <w:shd w:val="clear" w:color="auto" w:fill="auto"/>
            <w:noWrap/>
            <w:vAlign w:val="bottom"/>
            <w:hideMark/>
          </w:tcPr>
          <w:p w14:paraId="337E86F3"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4</w:t>
            </w:r>
          </w:p>
        </w:tc>
      </w:tr>
      <w:tr w:rsidR="00612D41" w:rsidRPr="00BF12F9" w14:paraId="6E440BC2"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1C4046FD"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z1d.3xlarge</w:t>
            </w:r>
          </w:p>
        </w:tc>
        <w:tc>
          <w:tcPr>
            <w:tcW w:w="980" w:type="dxa"/>
            <w:tcBorders>
              <w:top w:val="nil"/>
              <w:left w:val="nil"/>
              <w:bottom w:val="single" w:sz="4" w:space="0" w:color="auto"/>
              <w:right w:val="single" w:sz="4" w:space="0" w:color="auto"/>
            </w:tcBorders>
            <w:shd w:val="clear" w:color="auto" w:fill="auto"/>
            <w:noWrap/>
            <w:vAlign w:val="bottom"/>
            <w:hideMark/>
          </w:tcPr>
          <w:p w14:paraId="68F016EC"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12</w:t>
            </w:r>
          </w:p>
        </w:tc>
        <w:tc>
          <w:tcPr>
            <w:tcW w:w="999" w:type="dxa"/>
            <w:tcBorders>
              <w:top w:val="nil"/>
              <w:left w:val="nil"/>
              <w:bottom w:val="single" w:sz="4" w:space="0" w:color="auto"/>
              <w:right w:val="single" w:sz="4" w:space="0" w:color="auto"/>
            </w:tcBorders>
            <w:shd w:val="clear" w:color="auto" w:fill="auto"/>
            <w:noWrap/>
            <w:vAlign w:val="bottom"/>
            <w:hideMark/>
          </w:tcPr>
          <w:p w14:paraId="5DAC52B8"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98304</w:t>
            </w:r>
          </w:p>
        </w:tc>
        <w:tc>
          <w:tcPr>
            <w:tcW w:w="2220" w:type="dxa"/>
            <w:tcBorders>
              <w:top w:val="nil"/>
              <w:left w:val="nil"/>
              <w:bottom w:val="single" w:sz="4" w:space="0" w:color="auto"/>
              <w:right w:val="single" w:sz="4" w:space="0" w:color="auto"/>
            </w:tcBorders>
            <w:shd w:val="clear" w:color="auto" w:fill="auto"/>
            <w:noWrap/>
            <w:vAlign w:val="bottom"/>
            <w:hideMark/>
          </w:tcPr>
          <w:p w14:paraId="36EE47C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r w:rsidR="00612D41" w:rsidRPr="00BF12F9" w14:paraId="143702C2" w14:textId="77777777" w:rsidTr="00DA1D47">
        <w:trPr>
          <w:trHeight w:val="290"/>
          <w:jc w:val="center"/>
        </w:trPr>
        <w:tc>
          <w:tcPr>
            <w:tcW w:w="1327" w:type="dxa"/>
            <w:tcBorders>
              <w:top w:val="nil"/>
              <w:left w:val="single" w:sz="4" w:space="0" w:color="auto"/>
              <w:bottom w:val="single" w:sz="4" w:space="0" w:color="auto"/>
              <w:right w:val="single" w:sz="4" w:space="0" w:color="auto"/>
            </w:tcBorders>
            <w:shd w:val="clear" w:color="auto" w:fill="auto"/>
            <w:noWrap/>
            <w:vAlign w:val="bottom"/>
            <w:hideMark/>
          </w:tcPr>
          <w:p w14:paraId="4383FE59" w14:textId="77777777" w:rsidR="00612D41" w:rsidRPr="00BF12F9" w:rsidRDefault="00612D41" w:rsidP="00DA1D47">
            <w:pPr>
              <w:spacing w:after="0" w:line="240" w:lineRule="auto"/>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z1d.6xlarge</w:t>
            </w:r>
          </w:p>
        </w:tc>
        <w:tc>
          <w:tcPr>
            <w:tcW w:w="980" w:type="dxa"/>
            <w:tcBorders>
              <w:top w:val="nil"/>
              <w:left w:val="nil"/>
              <w:bottom w:val="single" w:sz="4" w:space="0" w:color="auto"/>
              <w:right w:val="single" w:sz="4" w:space="0" w:color="auto"/>
            </w:tcBorders>
            <w:shd w:val="clear" w:color="auto" w:fill="auto"/>
            <w:noWrap/>
            <w:vAlign w:val="bottom"/>
            <w:hideMark/>
          </w:tcPr>
          <w:p w14:paraId="39C17353"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24</w:t>
            </w:r>
          </w:p>
        </w:tc>
        <w:tc>
          <w:tcPr>
            <w:tcW w:w="999" w:type="dxa"/>
            <w:tcBorders>
              <w:top w:val="nil"/>
              <w:left w:val="nil"/>
              <w:bottom w:val="single" w:sz="4" w:space="0" w:color="auto"/>
              <w:right w:val="single" w:sz="4" w:space="0" w:color="auto"/>
            </w:tcBorders>
            <w:shd w:val="clear" w:color="auto" w:fill="auto"/>
            <w:noWrap/>
            <w:vAlign w:val="bottom"/>
            <w:hideMark/>
          </w:tcPr>
          <w:p w14:paraId="4D720C92" w14:textId="77777777" w:rsidR="00612D41" w:rsidRPr="00BF12F9" w:rsidRDefault="00612D41" w:rsidP="00DA1D47">
            <w:pPr>
              <w:spacing w:after="0" w:line="240" w:lineRule="auto"/>
              <w:jc w:val="right"/>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196608</w:t>
            </w:r>
          </w:p>
        </w:tc>
        <w:tc>
          <w:tcPr>
            <w:tcW w:w="2220" w:type="dxa"/>
            <w:tcBorders>
              <w:top w:val="nil"/>
              <w:left w:val="nil"/>
              <w:bottom w:val="single" w:sz="4" w:space="0" w:color="auto"/>
              <w:right w:val="single" w:sz="4" w:space="0" w:color="auto"/>
            </w:tcBorders>
            <w:shd w:val="clear" w:color="auto" w:fill="auto"/>
            <w:noWrap/>
            <w:vAlign w:val="bottom"/>
            <w:hideMark/>
          </w:tcPr>
          <w:p w14:paraId="2B591994" w14:textId="77777777" w:rsidR="00612D41" w:rsidRPr="00BF12F9" w:rsidRDefault="00612D41" w:rsidP="00DA1D47">
            <w:pPr>
              <w:spacing w:after="0" w:line="240" w:lineRule="auto"/>
              <w:jc w:val="center"/>
              <w:rPr>
                <w:rFonts w:ascii="Calibri" w:eastAsia="Times New Roman" w:hAnsi="Calibri" w:cs="Calibri"/>
                <w:color w:val="000000"/>
                <w:sz w:val="22"/>
                <w:lang w:eastAsia="en-IN"/>
              </w:rPr>
            </w:pPr>
            <w:r w:rsidRPr="00BF12F9">
              <w:rPr>
                <w:rFonts w:ascii="Calibri" w:eastAsia="Times New Roman" w:hAnsi="Calibri" w:cs="Calibri"/>
                <w:color w:val="000000"/>
                <w:sz w:val="22"/>
                <w:lang w:eastAsia="en-IN"/>
              </w:rPr>
              <w:t>8</w:t>
            </w:r>
          </w:p>
        </w:tc>
      </w:tr>
    </w:tbl>
    <w:p w14:paraId="2D621A9C" w14:textId="77777777" w:rsidR="00D12B84" w:rsidRDefault="00D12B84" w:rsidP="00D12B84">
      <w:pPr>
        <w:rPr>
          <w:ins w:id="484" w:author="Shubra Singh" w:date="2022-12-20T15:47:00Z"/>
        </w:rPr>
      </w:pPr>
      <w:bookmarkStart w:id="485" w:name="_Hlk122446161"/>
      <w:bookmarkEnd w:id="483"/>
      <w:ins w:id="486" w:author="Shubra Singh" w:date="2022-12-20T15:47:00Z">
        <w:r>
          <w:t>11) Remain others as default.</w:t>
        </w:r>
      </w:ins>
    </w:p>
    <w:p w14:paraId="27A3AC10" w14:textId="77777777" w:rsidR="00D12B84" w:rsidRDefault="00D12B84" w:rsidP="00D12B84">
      <w:pPr>
        <w:rPr>
          <w:ins w:id="487" w:author="Shubra Singh" w:date="2022-12-20T15:47:00Z"/>
        </w:rPr>
      </w:pPr>
      <w:ins w:id="488" w:author="Shubra Singh" w:date="2022-12-20T15:47:00Z">
        <w:r>
          <w:t>12) Go to next.</w:t>
        </w:r>
      </w:ins>
    </w:p>
    <w:p w14:paraId="4D0CB00A" w14:textId="77777777" w:rsidR="00D12B84" w:rsidRDefault="00D12B84" w:rsidP="00D12B84">
      <w:pPr>
        <w:rPr>
          <w:ins w:id="489" w:author="Shubra Singh" w:date="2022-12-20T15:47:00Z"/>
        </w:rPr>
      </w:pPr>
      <w:ins w:id="490" w:author="Shubra Singh" w:date="2022-12-20T15:47:00Z">
        <w:r>
          <w:t>13) Review</w:t>
        </w:r>
      </w:ins>
    </w:p>
    <w:p w14:paraId="7ACA3B62" w14:textId="77777777" w:rsidR="00D12B84" w:rsidRDefault="00D12B84" w:rsidP="00D12B84">
      <w:pPr>
        <w:rPr>
          <w:ins w:id="491" w:author="Shubra Singh" w:date="2022-12-20T15:47:00Z"/>
        </w:rPr>
      </w:pPr>
      <w:ins w:id="492" w:author="Shubra Singh" w:date="2022-12-20T15:47:00Z">
        <w:r>
          <w:t>14) Submit</w:t>
        </w:r>
      </w:ins>
    </w:p>
    <w:p w14:paraId="3B5510F1" w14:textId="77777777" w:rsidR="00D12B84" w:rsidRPr="00823E8C" w:rsidRDefault="00D12B84" w:rsidP="00D12B84">
      <w:pPr>
        <w:rPr>
          <w:ins w:id="493" w:author="Shubra Singh" w:date="2022-12-20T15:47:00Z"/>
          <w:b/>
          <w:bCs/>
          <w:i/>
          <w:iCs/>
        </w:rPr>
      </w:pPr>
      <w:ins w:id="494" w:author="Shubra Singh" w:date="2022-12-20T15:47:00Z">
        <w:r w:rsidRPr="00067132">
          <w:rPr>
            <w:b/>
            <w:bCs/>
            <w:i/>
            <w:iCs/>
          </w:rPr>
          <w:t xml:space="preserve">Set Back and Relax, it will take maximum </w:t>
        </w:r>
        <w:r>
          <w:rPr>
            <w:b/>
            <w:bCs/>
            <w:i/>
            <w:iCs/>
          </w:rPr>
          <w:t>10</w:t>
        </w:r>
        <w:r w:rsidRPr="00067132">
          <w:rPr>
            <w:b/>
            <w:bCs/>
            <w:i/>
            <w:iCs/>
          </w:rPr>
          <w:t xml:space="preserve"> mins.</w:t>
        </w:r>
        <w:r>
          <w:rPr>
            <w:b/>
            <w:bCs/>
            <w:i/>
            <w:iCs/>
          </w:rPr>
          <w:t xml:space="preserve"> </w:t>
        </w:r>
        <w:r w:rsidRPr="00067132">
          <w:rPr>
            <mc:AlternateContent>
              <mc:Choice Requires="w16se"/>
              <mc:Fallback>
                <w:rFonts w:ascii="Segoe UI Emoji" w:eastAsia="Segoe UI Emoji" w:hAnsi="Segoe UI Emoji" w:cs="Segoe UI Emoji"/>
              </mc:Fallback>
            </mc:AlternateContent>
            <w:b/>
            <w:bCs/>
            <w:i/>
            <w:iCs/>
          </w:rPr>
          <mc:AlternateContent>
            <mc:Choice Requires="w16se">
              <w16se:symEx w16se:font="Segoe UI Emoji" w16se:char="1F60A"/>
            </mc:Choice>
            <mc:Fallback>
              <w:t>😊</w:t>
            </mc:Fallback>
          </mc:AlternateContent>
        </w:r>
      </w:ins>
    </w:p>
    <w:bookmarkEnd w:id="485"/>
    <w:p w14:paraId="1D71849A" w14:textId="77777777" w:rsidR="00612D41" w:rsidRDefault="00612D41" w:rsidP="00612D41">
      <w:pPr>
        <w:jc w:val="both"/>
      </w:pPr>
    </w:p>
    <w:p w14:paraId="096AF747" w14:textId="7E790B72" w:rsidR="00612D41" w:rsidDel="00D12B84" w:rsidRDefault="00612D41" w:rsidP="00DF5647">
      <w:pPr>
        <w:rPr>
          <w:del w:id="495" w:author="Shubra Singh" w:date="2022-12-20T15:46:00Z"/>
        </w:rPr>
      </w:pPr>
    </w:p>
    <w:p w14:paraId="1C45513C" w14:textId="4A2088AB" w:rsidR="00F56C9A" w:rsidRPr="005C68A2" w:rsidDel="00D12B84" w:rsidRDefault="00DF5647" w:rsidP="00F56C9A">
      <w:pPr>
        <w:pStyle w:val="ListParagraph"/>
        <w:numPr>
          <w:ilvl w:val="0"/>
          <w:numId w:val="1"/>
        </w:numPr>
        <w:rPr>
          <w:del w:id="496" w:author="Shubra Singh" w:date="2022-12-20T15:46:00Z"/>
          <w:szCs w:val="28"/>
        </w:rPr>
      </w:pPr>
      <w:del w:id="497" w:author="Shubra Singh" w:date="2022-12-20T15:46:00Z">
        <w:r w:rsidRPr="00182A0C" w:rsidDel="00D12B84">
          <w:rPr>
            <w:szCs w:val="28"/>
          </w:rPr>
          <w:lastRenderedPageBreak/>
          <w:delText xml:space="preserve">Add tags and change the </w:delText>
        </w:r>
        <w:r w:rsidRPr="00DE69C5" w:rsidDel="00D12B84">
          <w:rPr>
            <w:szCs w:val="28"/>
          </w:rPr>
          <w:delText>policies</w:delText>
        </w:r>
        <w:r w:rsidRPr="00182A0C" w:rsidDel="00D12B84">
          <w:rPr>
            <w:szCs w:val="28"/>
          </w:rPr>
          <w:delText xml:space="preserve"> as per your need. Then click on create stack.</w:delText>
        </w:r>
      </w:del>
    </w:p>
    <w:p w14:paraId="2A4A2D43" w14:textId="1C38F98A" w:rsidR="00F56C9A" w:rsidRDefault="00F278CB" w:rsidP="00F56C9A">
      <w:del w:id="498" w:author="Shubra Singh" w:date="2022-12-20T15:47:00Z">
        <w:r w:rsidRPr="00F278CB" w:rsidDel="00D12B84">
          <w:rPr>
            <w:noProof/>
          </w:rPr>
          <w:drawing>
            <wp:inline distT="0" distB="0" distL="0" distR="0" wp14:anchorId="734BF354" wp14:editId="50C9DA5B">
              <wp:extent cx="5731510" cy="29019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01950"/>
                      </a:xfrm>
                      <a:prstGeom prst="rect">
                        <a:avLst/>
                      </a:prstGeom>
                    </pic:spPr>
                  </pic:pic>
                </a:graphicData>
              </a:graphic>
            </wp:inline>
          </w:drawing>
        </w:r>
      </w:del>
    </w:p>
    <w:p w14:paraId="4AE6676A" w14:textId="211FBE8E" w:rsidR="001709C0" w:rsidRDefault="00F278CB" w:rsidP="00DF5647">
      <w:del w:id="499" w:author="Shubra Singh" w:date="2022-12-20T15:47:00Z">
        <w:r w:rsidRPr="00F278CB" w:rsidDel="00D12B84">
          <w:rPr>
            <w:noProof/>
          </w:rPr>
          <w:drawing>
            <wp:inline distT="0" distB="0" distL="0" distR="0" wp14:anchorId="75BAE984" wp14:editId="59DE1358">
              <wp:extent cx="5731510" cy="3460652"/>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7415" cy="3464218"/>
                      </a:xfrm>
                      <a:prstGeom prst="rect">
                        <a:avLst/>
                      </a:prstGeom>
                    </pic:spPr>
                  </pic:pic>
                </a:graphicData>
              </a:graphic>
            </wp:inline>
          </w:drawing>
        </w:r>
      </w:del>
    </w:p>
    <w:p w14:paraId="6B7EBC96" w14:textId="1FBD1052" w:rsidR="00493A2D" w:rsidDel="007823D6" w:rsidRDefault="004D5A73">
      <w:pPr>
        <w:rPr>
          <w:del w:id="500" w:author="Shubra Singh" w:date="2022-12-20T16:07:00Z"/>
        </w:rPr>
      </w:pPr>
      <w:del w:id="501" w:author="Shubra Singh" w:date="2022-12-16T16:10:00Z">
        <w:r w:rsidRPr="005F4CB6" w:rsidDel="000F1A40">
          <w:rPr>
            <w:noProof/>
          </w:rPr>
          <w:lastRenderedPageBreak/>
          <w:drawing>
            <wp:inline distT="0" distB="0" distL="0" distR="0" wp14:anchorId="6F5882E4" wp14:editId="53CC3F0F">
              <wp:extent cx="5731510" cy="25901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90165"/>
                      </a:xfrm>
                      <a:prstGeom prst="rect">
                        <a:avLst/>
                      </a:prstGeom>
                    </pic:spPr>
                  </pic:pic>
                </a:graphicData>
              </a:graphic>
            </wp:inline>
          </w:drawing>
        </w:r>
      </w:del>
      <w:ins w:id="502" w:author="Shubra Singh" w:date="2022-12-16T16:11:00Z">
        <w:r w:rsidR="000F1A40" w:rsidRPr="000F1A40">
          <w:rPr>
            <w:noProof/>
          </w:rPr>
          <w:t xml:space="preserve"> </w:t>
        </w:r>
      </w:ins>
    </w:p>
    <w:p w14:paraId="3203D5A2" w14:textId="7E4117FD" w:rsidR="00493A2D" w:rsidDel="007823D6" w:rsidRDefault="00493A2D">
      <w:pPr>
        <w:rPr>
          <w:del w:id="503" w:author="Shubra Singh" w:date="2022-12-20T16:07:00Z"/>
        </w:rPr>
      </w:pPr>
      <w:del w:id="504" w:author="Shubra Singh" w:date="2022-12-20T15:47:00Z">
        <w:r w:rsidRPr="00493A2D" w:rsidDel="00D12B84">
          <w:rPr>
            <w:noProof/>
          </w:rPr>
          <w:drawing>
            <wp:inline distT="0" distB="0" distL="0" distR="0" wp14:anchorId="1B45E47F" wp14:editId="2242384D">
              <wp:extent cx="5731510" cy="30911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91180"/>
                      </a:xfrm>
                      <a:prstGeom prst="rect">
                        <a:avLst/>
                      </a:prstGeom>
                    </pic:spPr>
                  </pic:pic>
                </a:graphicData>
              </a:graphic>
            </wp:inline>
          </w:drawing>
        </w:r>
      </w:del>
    </w:p>
    <w:p w14:paraId="51AECB8E" w14:textId="3327CD91" w:rsidR="00493A2D" w:rsidDel="007823D6" w:rsidRDefault="00493A2D">
      <w:pPr>
        <w:rPr>
          <w:del w:id="505" w:author="Shubra Singh" w:date="2022-12-20T16:07:00Z"/>
        </w:rPr>
      </w:pPr>
      <w:del w:id="506" w:author="Shubra Singh" w:date="2022-12-20T15:47:00Z">
        <w:r w:rsidRPr="00493A2D" w:rsidDel="00D12B84">
          <w:rPr>
            <w:noProof/>
          </w:rPr>
          <w:drawing>
            <wp:inline distT="0" distB="0" distL="0" distR="0" wp14:anchorId="697A2DAA" wp14:editId="102466F0">
              <wp:extent cx="5731510" cy="17157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15770"/>
                      </a:xfrm>
                      <a:prstGeom prst="rect">
                        <a:avLst/>
                      </a:prstGeom>
                    </pic:spPr>
                  </pic:pic>
                </a:graphicData>
              </a:graphic>
            </wp:inline>
          </w:drawing>
        </w:r>
      </w:del>
    </w:p>
    <w:p w14:paraId="4228C90D" w14:textId="77777777" w:rsidR="00D12B84" w:rsidRPr="005E0107" w:rsidRDefault="00D12B84">
      <w:pPr>
        <w:rPr>
          <w:ins w:id="507" w:author="Shubra Singh" w:date="2022-12-20T15:47:00Z"/>
          <w:rFonts w:ascii="Calibri" w:hAnsi="Calibri" w:cs="Calibri"/>
          <w:lang w:eastAsia="en-IN"/>
        </w:rPr>
        <w:pPrChange w:id="508" w:author="Shubra Singh" w:date="2022-12-20T16:07:00Z">
          <w:pPr>
            <w:pStyle w:val="ListParagraph"/>
            <w:numPr>
              <w:numId w:val="26"/>
            </w:numPr>
            <w:ind w:hanging="360"/>
          </w:pPr>
        </w:pPrChange>
      </w:pPr>
      <w:bookmarkStart w:id="509" w:name="_Hlk122446185"/>
      <w:ins w:id="510" w:author="Shubra Singh" w:date="2022-12-20T15:47:00Z">
        <w:r>
          <w:rPr>
            <w:rFonts w:ascii="Calibri" w:hAnsi="Calibri" w:cs="Calibri"/>
            <w:lang w:eastAsia="en-IN"/>
          </w:rPr>
          <w:t xml:space="preserve">Go to AWS Console -&gt; </w:t>
        </w:r>
        <w:r w:rsidRPr="00D23705">
          <w:rPr>
            <w:rFonts w:ascii="Calibri" w:hAnsi="Calibri" w:cs="Calibri"/>
            <w:i/>
            <w:iCs/>
            <w:color w:val="2F5496" w:themeColor="accent1" w:themeShade="BF"/>
            <w:lang w:eastAsia="en-IN"/>
          </w:rPr>
          <w:t>CloudFormation</w:t>
        </w:r>
        <w:r>
          <w:rPr>
            <w:rFonts w:ascii="Calibri" w:hAnsi="Calibri" w:cs="Calibri"/>
            <w:i/>
            <w:iCs/>
            <w:color w:val="2F5496" w:themeColor="accent1" w:themeShade="BF"/>
            <w:lang w:eastAsia="en-IN"/>
          </w:rPr>
          <w:t>-</w:t>
        </w:r>
        <w:r w:rsidRPr="00D23705">
          <w:rPr>
            <w:rFonts w:ascii="Calibri" w:hAnsi="Calibri" w:cs="Calibri"/>
            <w:i/>
            <w:iCs/>
            <w:color w:val="2F5496" w:themeColor="accent1" w:themeShade="BF"/>
            <w:lang w:eastAsia="en-IN"/>
          </w:rPr>
          <w:t>&gt; Stacks</w:t>
        </w:r>
        <w:r>
          <w:rPr>
            <w:rFonts w:ascii="Calibri" w:hAnsi="Calibri" w:cs="Calibri"/>
            <w:i/>
            <w:iCs/>
            <w:color w:val="2F5496" w:themeColor="accent1" w:themeShade="BF"/>
            <w:lang w:eastAsia="en-IN"/>
          </w:rPr>
          <w:t>-</w:t>
        </w:r>
        <w:r w:rsidRPr="00D23705">
          <w:rPr>
            <w:rFonts w:ascii="Calibri" w:hAnsi="Calibri" w:cs="Calibri"/>
            <w:i/>
            <w:iCs/>
            <w:color w:val="2F5496" w:themeColor="accent1" w:themeShade="BF"/>
            <w:lang w:eastAsia="en-IN"/>
          </w:rPr>
          <w:t xml:space="preserve">&gt; </w:t>
        </w:r>
        <w:r>
          <w:rPr>
            <w:rFonts w:ascii="Calibri" w:hAnsi="Calibri" w:cs="Calibri"/>
            <w:i/>
            <w:iCs/>
            <w:color w:val="2F5496" w:themeColor="accent1" w:themeShade="BF"/>
            <w:lang w:eastAsia="en-IN"/>
          </w:rPr>
          <w:t>{stack name}</w:t>
        </w:r>
      </w:ins>
    </w:p>
    <w:bookmarkEnd w:id="509"/>
    <w:p w14:paraId="24817C65" w14:textId="62D439E2" w:rsidR="006221F1" w:rsidRPr="00D12B84" w:rsidDel="00D12B84" w:rsidRDefault="00AE2466">
      <w:pPr>
        <w:rPr>
          <w:del w:id="511" w:author="Shubra Singh" w:date="2022-12-20T15:47:00Z"/>
          <w:rFonts w:eastAsia="Times New Roman"/>
          <w:szCs w:val="28"/>
        </w:rPr>
        <w:pPrChange w:id="512" w:author="Shubra Singh" w:date="2022-12-20T15:47:00Z">
          <w:pPr>
            <w:pStyle w:val="Heading2"/>
          </w:pPr>
        </w:pPrChange>
      </w:pPr>
      <w:del w:id="513" w:author="Shubra Singh" w:date="2022-12-20T15:47:00Z">
        <w:r w:rsidRPr="00D12B84" w:rsidDel="00D12B84">
          <w:rPr>
            <w:rFonts w:eastAsia="Times New Roman"/>
            <w:szCs w:val="28"/>
          </w:rPr>
          <w:delText>Verify</w:delText>
        </w:r>
      </w:del>
    </w:p>
    <w:p w14:paraId="3F3ABF4C" w14:textId="3CA3B633" w:rsidR="001709C0" w:rsidRPr="00EA104A" w:rsidDel="00D12B84" w:rsidRDefault="00EA104A">
      <w:pPr>
        <w:rPr>
          <w:del w:id="514" w:author="Shubra Singh" w:date="2022-12-20T15:47:00Z"/>
          <w:rFonts w:ascii="Calibri" w:hAnsi="Calibri" w:cs="Calibri"/>
          <w:lang w:eastAsia="en-IN"/>
        </w:rPr>
        <w:pPrChange w:id="515" w:author="Shubra Singh" w:date="2022-12-20T15:47:00Z">
          <w:pPr>
            <w:pStyle w:val="ListParagraph"/>
            <w:numPr>
              <w:numId w:val="26"/>
            </w:numPr>
            <w:ind w:hanging="360"/>
          </w:pPr>
        </w:pPrChange>
      </w:pPr>
      <w:del w:id="516" w:author="Shubra Singh" w:date="2022-12-20T15:47:00Z">
        <w:r w:rsidRPr="00EA104A" w:rsidDel="00D12B84">
          <w:rPr>
            <w:rFonts w:ascii="Calibri" w:hAnsi="Calibri" w:cs="Calibri"/>
            <w:lang w:eastAsia="en-IN"/>
          </w:rPr>
          <w:delText>All the resources are created.</w:delText>
        </w:r>
      </w:del>
    </w:p>
    <w:p w14:paraId="4444FA63" w14:textId="637A9C1C" w:rsidR="00F97A73" w:rsidRPr="00A655D1" w:rsidDel="00A655D1" w:rsidRDefault="00F97A73">
      <w:pPr>
        <w:rPr>
          <w:del w:id="517" w:author="Shubra Singh" w:date="2022-12-16T16:37:00Z"/>
          <w:rFonts w:ascii="Calibri" w:hAnsi="Calibri" w:cs="Calibri"/>
          <w:lang w:eastAsia="en-IN"/>
          <w:rPrChange w:id="518" w:author="Shubra Singh" w:date="2022-12-16T16:38:00Z">
            <w:rPr>
              <w:del w:id="519" w:author="Shubra Singh" w:date="2022-12-16T16:37:00Z"/>
              <w:rFonts w:ascii="Calibri" w:hAnsi="Calibri" w:cs="Calibri"/>
              <w:i/>
              <w:iCs/>
              <w:color w:val="2F5496" w:themeColor="accent1" w:themeShade="BF"/>
              <w:lang w:eastAsia="en-IN"/>
            </w:rPr>
          </w:rPrChange>
        </w:rPr>
        <w:pPrChange w:id="520" w:author="Shubra Singh" w:date="2022-12-20T15:47:00Z">
          <w:pPr>
            <w:pStyle w:val="ListParagraph"/>
            <w:numPr>
              <w:numId w:val="26"/>
            </w:numPr>
            <w:ind w:hanging="360"/>
          </w:pPr>
        </w:pPrChange>
      </w:pPr>
      <w:del w:id="521" w:author="Shubra Singh" w:date="2022-12-20T15:47:00Z">
        <w:r w:rsidDel="00D12B84">
          <w:rPr>
            <w:rFonts w:ascii="Calibri" w:hAnsi="Calibri" w:cs="Calibri"/>
            <w:lang w:eastAsia="en-IN"/>
          </w:rPr>
          <w:lastRenderedPageBreak/>
          <w:delText xml:space="preserve">You can verify on path: </w:delText>
        </w:r>
        <w:r w:rsidRPr="00D23705" w:rsidDel="00D12B84">
          <w:rPr>
            <w:rFonts w:ascii="Calibri" w:hAnsi="Calibri" w:cs="Calibri"/>
            <w:i/>
            <w:iCs/>
            <w:color w:val="2F5496" w:themeColor="accent1" w:themeShade="BF"/>
            <w:lang w:eastAsia="en-IN"/>
          </w:rPr>
          <w:delText xml:space="preserve">CloudFormation&gt;&gt; Stacks&gt;&gt; </w:delText>
        </w:r>
        <w:r w:rsidR="00612D41" w:rsidDel="00D12B84">
          <w:rPr>
            <w:rFonts w:ascii="Calibri" w:hAnsi="Calibri" w:cs="Calibri"/>
            <w:i/>
            <w:iCs/>
            <w:color w:val="2F5496" w:themeColor="accent1" w:themeShade="BF"/>
            <w:lang w:eastAsia="en-IN"/>
          </w:rPr>
          <w:delText>{stack name}</w:delText>
        </w:r>
      </w:del>
    </w:p>
    <w:p w14:paraId="59E9236E" w14:textId="77777777" w:rsidR="00A655D1" w:rsidRPr="005E0107" w:rsidRDefault="00A655D1">
      <w:pPr>
        <w:rPr>
          <w:ins w:id="522" w:author="Shubra Singh" w:date="2022-12-16T16:38:00Z"/>
          <w:rFonts w:ascii="Calibri" w:hAnsi="Calibri" w:cs="Calibri"/>
          <w:lang w:eastAsia="en-IN"/>
        </w:rPr>
        <w:pPrChange w:id="523" w:author="Shubra Singh" w:date="2022-12-20T15:47:00Z">
          <w:pPr>
            <w:pStyle w:val="ListParagraph"/>
            <w:numPr>
              <w:numId w:val="26"/>
            </w:numPr>
            <w:ind w:hanging="360"/>
          </w:pPr>
        </w:pPrChange>
      </w:pPr>
    </w:p>
    <w:p w14:paraId="5C0D32E9" w14:textId="6E82EA19" w:rsidR="005E0107" w:rsidDel="00A655D1" w:rsidRDefault="00A655D1" w:rsidP="00A655D1">
      <w:pPr>
        <w:rPr>
          <w:del w:id="524" w:author="Shubra Singh" w:date="2022-12-16T16:42:00Z"/>
          <w:rFonts w:ascii="Calibri" w:hAnsi="Calibri" w:cs="Calibri"/>
          <w:lang w:eastAsia="en-IN"/>
        </w:rPr>
      </w:pPr>
      <w:ins w:id="525" w:author="Shubra Singh" w:date="2022-12-16T16:42:00Z">
        <w:r w:rsidRPr="00A655D1">
          <w:rPr>
            <w:noProof/>
            <w:lang w:eastAsia="en-IN"/>
          </w:rPr>
          <w:drawing>
            <wp:inline distT="0" distB="0" distL="0" distR="0" wp14:anchorId="63B96559" wp14:editId="1C7ECA8C">
              <wp:extent cx="5731510" cy="28213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21305"/>
                      </a:xfrm>
                      <a:prstGeom prst="rect">
                        <a:avLst/>
                      </a:prstGeom>
                    </pic:spPr>
                  </pic:pic>
                </a:graphicData>
              </a:graphic>
            </wp:inline>
          </w:drawing>
        </w:r>
      </w:ins>
      <w:del w:id="526" w:author="Shubra Singh" w:date="2022-12-16T15:58:00Z">
        <w:r w:rsidR="004D5A73" w:rsidRPr="00E53431" w:rsidDel="0097409C">
          <w:rPr>
            <w:noProof/>
          </w:rPr>
          <w:drawing>
            <wp:inline distT="0" distB="0" distL="0" distR="0" wp14:anchorId="15FD5DF6" wp14:editId="47AEA3CB">
              <wp:extent cx="5731510" cy="28797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79725"/>
                      </a:xfrm>
                      <a:prstGeom prst="rect">
                        <a:avLst/>
                      </a:prstGeom>
                    </pic:spPr>
                  </pic:pic>
                </a:graphicData>
              </a:graphic>
            </wp:inline>
          </w:drawing>
        </w:r>
      </w:del>
    </w:p>
    <w:p w14:paraId="2F5BACC1" w14:textId="77777777" w:rsidR="00A655D1" w:rsidRDefault="00A655D1" w:rsidP="00A655D1">
      <w:pPr>
        <w:rPr>
          <w:ins w:id="527" w:author="Shubra Singh" w:date="2022-12-16T16:43:00Z"/>
          <w:rFonts w:ascii="Calibri" w:hAnsi="Calibri" w:cs="Calibri"/>
          <w:lang w:eastAsia="en-IN"/>
        </w:rPr>
      </w:pPr>
    </w:p>
    <w:p w14:paraId="2E564751" w14:textId="231E2729" w:rsidR="00EA104A" w:rsidRPr="00A655D1" w:rsidRDefault="00A655D1">
      <w:pPr>
        <w:rPr>
          <w:rFonts w:ascii="Calibri" w:hAnsi="Calibri" w:cs="Calibri"/>
          <w:lang w:eastAsia="en-IN"/>
          <w:rPrChange w:id="528" w:author="Shubra Singh" w:date="2022-12-16T16:45:00Z">
            <w:rPr>
              <w:rFonts w:eastAsia="Times New Roman"/>
              <w:lang w:eastAsia="en-IN"/>
            </w:rPr>
          </w:rPrChange>
        </w:rPr>
        <w:pPrChange w:id="529" w:author="Shubra Singh" w:date="2022-12-16T16:42:00Z">
          <w:pPr>
            <w:pStyle w:val="ListParagraph"/>
          </w:pPr>
        </w:pPrChange>
      </w:pPr>
      <w:ins w:id="530" w:author="Shubra Singh" w:date="2022-12-16T16:43:00Z">
        <w:r w:rsidRPr="00A655D1">
          <w:rPr>
            <w:rFonts w:ascii="Calibri" w:hAnsi="Calibri" w:cs="Calibri"/>
            <w:noProof/>
            <w:lang w:eastAsia="en-IN"/>
          </w:rPr>
          <w:drawing>
            <wp:inline distT="0" distB="0" distL="0" distR="0" wp14:anchorId="77375818" wp14:editId="16368808">
              <wp:extent cx="5782310" cy="836930"/>
              <wp:effectExtent l="0" t="0" r="889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2310" cy="836930"/>
                      </a:xfrm>
                      <a:prstGeom prst="rect">
                        <a:avLst/>
                      </a:prstGeom>
                    </pic:spPr>
                  </pic:pic>
                </a:graphicData>
              </a:graphic>
            </wp:inline>
          </w:drawing>
        </w:r>
      </w:ins>
    </w:p>
    <w:p w14:paraId="77E5D8F6" w14:textId="77777777" w:rsidR="00D12B84" w:rsidRPr="00823E8C" w:rsidRDefault="00D12B84" w:rsidP="00D12B84">
      <w:pPr>
        <w:rPr>
          <w:ins w:id="531" w:author="Shubra Singh" w:date="2022-12-20T15:48:00Z"/>
          <w:rFonts w:eastAsia="Times New Roman"/>
          <w:szCs w:val="28"/>
          <w:lang w:eastAsia="en-IN"/>
        </w:rPr>
      </w:pPr>
      <w:bookmarkStart w:id="532" w:name="_Hlk122446216"/>
      <w:ins w:id="533" w:author="Shubra Singh" w:date="2022-12-20T15:48:00Z">
        <w:r>
          <w:rPr>
            <w:rFonts w:eastAsia="Times New Roman"/>
            <w:szCs w:val="28"/>
            <w:lang w:eastAsia="en-IN"/>
          </w:rPr>
          <w:t xml:space="preserve">15) </w:t>
        </w:r>
        <w:r w:rsidRPr="00823E8C">
          <w:rPr>
            <w:rFonts w:eastAsia="Times New Roman"/>
            <w:szCs w:val="28"/>
            <w:lang w:eastAsia="en-IN"/>
          </w:rPr>
          <w:t>Verify all above resources created.</w:t>
        </w:r>
      </w:ins>
    </w:p>
    <w:p w14:paraId="47C14948" w14:textId="77777777" w:rsidR="00D12B84" w:rsidRPr="007920EA" w:rsidRDefault="00D12B84" w:rsidP="00D12B84">
      <w:pPr>
        <w:rPr>
          <w:ins w:id="534" w:author="Shubra Singh" w:date="2022-12-20T15:48:00Z"/>
          <w:b/>
          <w:bCs/>
          <w:i/>
          <w:iCs/>
        </w:rPr>
      </w:pPr>
      <w:ins w:id="535" w:author="Shubra Singh" w:date="2022-12-20T15:48:00Z">
        <w:r w:rsidRPr="002052F3">
          <w:rPr>
            <w:b/>
            <w:bCs/>
            <w:i/>
            <w:iCs/>
          </w:rPr>
          <w:t>Verify status check</w:t>
        </w:r>
        <w:r>
          <w:rPr>
            <w:b/>
            <w:bCs/>
            <w:i/>
            <w:iCs/>
          </w:rPr>
          <w:t xml:space="preserve"> of </w:t>
        </w:r>
        <w:proofErr w:type="spellStart"/>
        <w:r>
          <w:rPr>
            <w:b/>
            <w:bCs/>
            <w:i/>
            <w:iCs/>
          </w:rPr>
          <w:t>vThunder</w:t>
        </w:r>
        <w:proofErr w:type="spellEnd"/>
        <w:r>
          <w:rPr>
            <w:b/>
            <w:bCs/>
            <w:i/>
            <w:iCs/>
          </w:rPr>
          <w:t xml:space="preserve"> instance we created. </w:t>
        </w:r>
      </w:ins>
    </w:p>
    <w:p w14:paraId="5D2528FE" w14:textId="77777777" w:rsidR="00D12B84" w:rsidRPr="002052F3" w:rsidRDefault="00D12B84" w:rsidP="00D12B84">
      <w:pPr>
        <w:spacing w:after="0" w:line="240" w:lineRule="auto"/>
        <w:jc w:val="both"/>
        <w:textAlignment w:val="baseline"/>
        <w:rPr>
          <w:ins w:id="536" w:author="Shubra Singh" w:date="2022-12-20T15:48:00Z"/>
          <w:rFonts w:ascii="Calibri" w:eastAsia="Times New Roman" w:hAnsi="Calibri" w:cs="Calibri"/>
          <w:i/>
          <w:iCs/>
          <w:color w:val="4472C4" w:themeColor="accent1"/>
          <w:szCs w:val="28"/>
          <w:lang w:eastAsia="en-IN"/>
        </w:rPr>
      </w:pPr>
      <w:ins w:id="537" w:author="Shubra Singh" w:date="2022-12-20T15:48:00Z">
        <w:r w:rsidRPr="002D23B0">
          <w:rPr>
            <w:rFonts w:ascii="Calibri" w:eastAsia="Times New Roman" w:hAnsi="Calibri" w:cs="Calibri"/>
            <w:color w:val="4472C4" w:themeColor="accent1"/>
            <w:szCs w:val="28"/>
            <w:lang w:eastAsia="en-IN"/>
          </w:rPr>
          <w:lastRenderedPageBreak/>
          <w:t>EC2</w:t>
        </w:r>
        <w:r>
          <w:rPr>
            <w:rFonts w:ascii="Calibri" w:eastAsia="Times New Roman" w:hAnsi="Calibri" w:cs="Calibri"/>
            <w:color w:val="4472C4" w:themeColor="accent1"/>
            <w:szCs w:val="28"/>
            <w:lang w:eastAsia="en-IN"/>
          </w:rPr>
          <w:t>-</w:t>
        </w:r>
        <w:r w:rsidRPr="002D23B0">
          <w:rPr>
            <w:rFonts w:ascii="Calibri" w:eastAsia="Times New Roman" w:hAnsi="Calibri" w:cs="Calibri"/>
            <w:color w:val="4472C4" w:themeColor="accent1"/>
            <w:szCs w:val="28"/>
            <w:lang w:eastAsia="en-IN"/>
          </w:rPr>
          <w:t xml:space="preserve">&gt; </w:t>
        </w:r>
        <w:r w:rsidRPr="00A15FEC">
          <w:rPr>
            <w:rFonts w:ascii="Calibri" w:eastAsia="Times New Roman" w:hAnsi="Calibri" w:cs="Calibri"/>
            <w:color w:val="4472C4" w:themeColor="accent1"/>
            <w:szCs w:val="28"/>
            <w:lang w:eastAsia="en-IN"/>
          </w:rPr>
          <w:t>Instances</w:t>
        </w:r>
        <w:r>
          <w:rPr>
            <w:rFonts w:ascii="Calibri" w:eastAsia="Times New Roman" w:hAnsi="Calibri" w:cs="Calibri"/>
            <w:i/>
            <w:iCs/>
            <w:color w:val="4472C4" w:themeColor="accent1"/>
            <w:szCs w:val="28"/>
            <w:lang w:eastAsia="en-IN"/>
          </w:rPr>
          <w:t>-</w:t>
        </w:r>
        <w:r w:rsidRPr="00A15FEC">
          <w:rPr>
            <w:rFonts w:ascii="Calibri" w:eastAsia="Times New Roman" w:hAnsi="Calibri" w:cs="Calibri"/>
            <w:i/>
            <w:iCs/>
            <w:color w:val="4472C4" w:themeColor="accent1"/>
            <w:szCs w:val="28"/>
            <w:lang w:eastAsia="en-IN"/>
          </w:rPr>
          <w:t xml:space="preserve">&gt; </w:t>
        </w:r>
        <w:r>
          <w:rPr>
            <w:i/>
            <w:iCs/>
            <w:color w:val="4472C4" w:themeColor="accent1"/>
          </w:rPr>
          <w:t>&lt;</w:t>
        </w:r>
        <w:proofErr w:type="spellStart"/>
        <w:r>
          <w:rPr>
            <w:i/>
            <w:iCs/>
            <w:color w:val="4472C4" w:themeColor="accent1"/>
          </w:rPr>
          <w:t>vth</w:t>
        </w:r>
        <w:proofErr w:type="spellEnd"/>
        <w:r>
          <w:rPr>
            <w:i/>
            <w:iCs/>
            <w:color w:val="4472C4" w:themeColor="accent1"/>
          </w:rPr>
          <w:t>&gt;</w:t>
        </w:r>
        <w:r w:rsidRPr="00A15FEC">
          <w:rPr>
            <w:rFonts w:ascii="Calibri" w:eastAsia="Times New Roman" w:hAnsi="Calibri" w:cs="Calibri"/>
            <w:i/>
            <w:iCs/>
            <w:color w:val="4472C4" w:themeColor="accent1"/>
            <w:szCs w:val="28"/>
            <w:lang w:eastAsia="en-IN"/>
          </w:rPr>
          <w:t>-inst1</w:t>
        </w:r>
      </w:ins>
    </w:p>
    <w:p w14:paraId="75A2904E" w14:textId="77777777" w:rsidR="00D12B84" w:rsidRPr="00182A0C" w:rsidRDefault="00D12B84" w:rsidP="00D12B84">
      <w:pPr>
        <w:spacing w:after="0" w:line="240" w:lineRule="auto"/>
        <w:jc w:val="both"/>
        <w:textAlignment w:val="baseline"/>
        <w:rPr>
          <w:ins w:id="538" w:author="Shubra Singh" w:date="2022-12-20T15:48:00Z"/>
          <w:rFonts w:ascii="Segoe UI" w:eastAsia="Times New Roman" w:hAnsi="Segoe UI" w:cs="Segoe UI"/>
          <w:szCs w:val="28"/>
          <w:lang w:eastAsia="en-IN"/>
        </w:rPr>
      </w:pPr>
      <w:ins w:id="539" w:author="Shubra Singh" w:date="2022-12-20T15:48:00Z">
        <w:r w:rsidRPr="002052F3">
          <w:rPr>
            <w:rFonts w:ascii="Calibri" w:eastAsia="Times New Roman" w:hAnsi="Calibri" w:cs="Calibri"/>
            <w:szCs w:val="28"/>
            <w:lang w:eastAsia="en-IN"/>
          </w:rPr>
          <w:t>Open any browser and type http://&lt;vthunder_public_IP&gt;</w:t>
        </w:r>
        <w:r w:rsidRPr="00182A0C">
          <w:rPr>
            <w:rFonts w:ascii="Calibri" w:eastAsia="Times New Roman" w:hAnsi="Calibri" w:cs="Calibri"/>
            <w:szCs w:val="28"/>
            <w:lang w:eastAsia="en-IN"/>
          </w:rPr>
          <w:t>  </w:t>
        </w:r>
      </w:ins>
    </w:p>
    <w:p w14:paraId="78870016" w14:textId="77777777" w:rsidR="00D12B84" w:rsidRPr="00182A0C" w:rsidRDefault="00D12B84" w:rsidP="00D12B84">
      <w:pPr>
        <w:spacing w:after="0" w:line="240" w:lineRule="auto"/>
        <w:jc w:val="both"/>
        <w:textAlignment w:val="baseline"/>
        <w:rPr>
          <w:ins w:id="540" w:author="Shubra Singh" w:date="2022-12-20T15:48:00Z"/>
          <w:rFonts w:ascii="Segoe UI" w:eastAsia="Times New Roman" w:hAnsi="Segoe UI" w:cs="Segoe UI"/>
          <w:szCs w:val="28"/>
          <w:lang w:eastAsia="en-IN"/>
        </w:rPr>
      </w:pPr>
      <w:ins w:id="541" w:author="Shubra Singh" w:date="2022-12-20T15:48:00Z">
        <w:r w:rsidRPr="00182A0C">
          <w:rPr>
            <w:rFonts w:ascii="Calibri" w:eastAsia="Times New Roman" w:hAnsi="Calibri" w:cs="Calibri"/>
            <w:szCs w:val="28"/>
            <w:lang w:eastAsia="en-IN"/>
          </w:rPr>
          <w:t>Enter username – admin </w:t>
        </w:r>
      </w:ins>
    </w:p>
    <w:p w14:paraId="6E1B40A7" w14:textId="77777777" w:rsidR="00D12B84" w:rsidRDefault="00D12B84" w:rsidP="00D12B84">
      <w:pPr>
        <w:spacing w:after="0" w:line="240" w:lineRule="auto"/>
        <w:jc w:val="both"/>
        <w:textAlignment w:val="baseline"/>
        <w:rPr>
          <w:ins w:id="542" w:author="Shubra Singh" w:date="2022-12-20T15:48:00Z"/>
          <w:rFonts w:ascii="Calibri" w:eastAsia="Times New Roman" w:hAnsi="Calibri" w:cs="Calibri"/>
          <w:szCs w:val="28"/>
          <w:lang w:eastAsia="en-IN"/>
        </w:rPr>
      </w:pPr>
      <w:ins w:id="543" w:author="Shubra Singh" w:date="2022-12-20T15:48:00Z">
        <w:r w:rsidRPr="00182A0C">
          <w:rPr>
            <w:rFonts w:ascii="Calibri" w:eastAsia="Times New Roman" w:hAnsi="Calibri" w:cs="Calibri"/>
            <w:szCs w:val="28"/>
            <w:lang w:eastAsia="en-IN"/>
          </w:rPr>
          <w:t xml:space="preserve">Enter Password – </w:t>
        </w:r>
        <w:r w:rsidRPr="002052F3">
          <w:rPr>
            <w:rFonts w:ascii="Calibri" w:eastAsia="Times New Roman" w:hAnsi="Calibri" w:cs="Calibri"/>
            <w:szCs w:val="28"/>
            <w:lang w:eastAsia="en-IN"/>
          </w:rPr>
          <w:t>{</w:t>
        </w:r>
        <w:r>
          <w:rPr>
            <w:rFonts w:ascii="Calibri" w:eastAsia="Times New Roman" w:hAnsi="Calibri" w:cs="Calibri"/>
            <w:szCs w:val="28"/>
            <w:lang w:eastAsia="en-IN"/>
          </w:rPr>
          <w:t xml:space="preserve">ec2 </w:t>
        </w:r>
        <w:r w:rsidRPr="002052F3">
          <w:rPr>
            <w:rFonts w:ascii="Calibri" w:eastAsia="Times New Roman" w:hAnsi="Calibri" w:cs="Calibri"/>
            <w:szCs w:val="28"/>
            <w:lang w:eastAsia="en-IN"/>
          </w:rPr>
          <w:t>instance</w:t>
        </w:r>
        <w:r>
          <w:rPr>
            <w:rFonts w:ascii="Calibri" w:eastAsia="Times New Roman" w:hAnsi="Calibri" w:cs="Calibri"/>
            <w:szCs w:val="28"/>
            <w:lang w:eastAsia="en-IN"/>
          </w:rPr>
          <w:t xml:space="preserve"> </w:t>
        </w:r>
        <w:r w:rsidRPr="002052F3">
          <w:rPr>
            <w:rFonts w:ascii="Calibri" w:eastAsia="Times New Roman" w:hAnsi="Calibri" w:cs="Calibri"/>
            <w:szCs w:val="28"/>
            <w:lang w:eastAsia="en-IN"/>
          </w:rPr>
          <w:t>id}</w:t>
        </w:r>
        <w:r w:rsidRPr="00182A0C">
          <w:rPr>
            <w:rFonts w:ascii="Calibri" w:eastAsia="Times New Roman" w:hAnsi="Calibri" w:cs="Calibri"/>
            <w:szCs w:val="28"/>
            <w:lang w:eastAsia="en-IN"/>
          </w:rPr>
          <w:t xml:space="preserve"> </w:t>
        </w:r>
      </w:ins>
    </w:p>
    <w:bookmarkEnd w:id="532"/>
    <w:p w14:paraId="04F49394" w14:textId="111DD6D3" w:rsidR="00612D41" w:rsidRPr="00182A0C" w:rsidDel="00D12B84" w:rsidRDefault="00183B34" w:rsidP="00612D41">
      <w:pPr>
        <w:spacing w:after="0" w:line="240" w:lineRule="auto"/>
        <w:jc w:val="both"/>
        <w:textAlignment w:val="baseline"/>
        <w:rPr>
          <w:del w:id="544" w:author="Shubra Singh" w:date="2022-12-20T15:48:00Z"/>
          <w:rFonts w:ascii="Segoe UI" w:eastAsia="Times New Roman" w:hAnsi="Segoe UI" w:cs="Segoe UI"/>
          <w:szCs w:val="28"/>
          <w:lang w:eastAsia="en-IN"/>
        </w:rPr>
      </w:pPr>
      <w:del w:id="545" w:author="Shubra Singh" w:date="2022-12-20T15:48:00Z">
        <w:r w:rsidDel="00D12B84">
          <w:rPr>
            <w:rFonts w:ascii="Calibri" w:eastAsia="Times New Roman" w:hAnsi="Calibri" w:cs="Calibri"/>
            <w:szCs w:val="28"/>
            <w:lang w:eastAsia="en-IN"/>
          </w:rPr>
          <w:delText>To login vThunder-</w:delText>
        </w:r>
        <w:r w:rsidR="00612D41" w:rsidRPr="00182A0C" w:rsidDel="00D12B84">
          <w:rPr>
            <w:rFonts w:ascii="Calibri" w:eastAsia="Times New Roman" w:hAnsi="Calibri" w:cs="Calibri"/>
            <w:szCs w:val="28"/>
            <w:lang w:eastAsia="en-IN"/>
          </w:rPr>
          <w:delText>Open any browser and type http://&lt;</w:delText>
        </w:r>
        <w:r w:rsidR="00612D41" w:rsidRPr="007B0623" w:rsidDel="00D12B84">
          <w:rPr>
            <w:rFonts w:ascii="Calibri" w:eastAsia="Times New Roman" w:hAnsi="Calibri" w:cs="Calibri"/>
            <w:szCs w:val="28"/>
            <w:lang w:eastAsia="en-IN"/>
          </w:rPr>
          <w:delText>vthunder_public_IP&gt;</w:delText>
        </w:r>
        <w:r w:rsidR="00612D41" w:rsidRPr="00182A0C" w:rsidDel="00D12B84">
          <w:rPr>
            <w:rFonts w:ascii="Calibri" w:eastAsia="Times New Roman" w:hAnsi="Calibri" w:cs="Calibri"/>
            <w:szCs w:val="28"/>
            <w:lang w:eastAsia="en-IN"/>
          </w:rPr>
          <w:delText>  </w:delText>
        </w:r>
      </w:del>
    </w:p>
    <w:p w14:paraId="35CE3EBA" w14:textId="32661545" w:rsidR="00612D41" w:rsidRPr="00182A0C" w:rsidDel="00D12B84" w:rsidRDefault="00612D41" w:rsidP="00612D41">
      <w:pPr>
        <w:spacing w:after="0" w:line="240" w:lineRule="auto"/>
        <w:jc w:val="both"/>
        <w:textAlignment w:val="baseline"/>
        <w:rPr>
          <w:del w:id="546" w:author="Shubra Singh" w:date="2022-12-20T15:48:00Z"/>
          <w:rFonts w:ascii="Segoe UI" w:eastAsia="Times New Roman" w:hAnsi="Segoe UI" w:cs="Segoe UI"/>
          <w:szCs w:val="28"/>
          <w:lang w:eastAsia="en-IN"/>
        </w:rPr>
      </w:pPr>
      <w:del w:id="547" w:author="Shubra Singh" w:date="2022-12-20T15:48:00Z">
        <w:r w:rsidRPr="00182A0C" w:rsidDel="00D12B84">
          <w:rPr>
            <w:rFonts w:ascii="Calibri" w:eastAsia="Times New Roman" w:hAnsi="Calibri" w:cs="Calibri"/>
            <w:szCs w:val="28"/>
            <w:lang w:eastAsia="en-IN"/>
          </w:rPr>
          <w:delText>Enter username – admin </w:delText>
        </w:r>
      </w:del>
    </w:p>
    <w:p w14:paraId="4449349F" w14:textId="7CEAF3E4" w:rsidR="00612D41" w:rsidDel="00D12B84" w:rsidRDefault="00612D41" w:rsidP="00612D41">
      <w:pPr>
        <w:spacing w:after="0" w:line="240" w:lineRule="auto"/>
        <w:jc w:val="both"/>
        <w:textAlignment w:val="baseline"/>
        <w:rPr>
          <w:del w:id="548" w:author="Shubra Singh" w:date="2022-12-20T15:48:00Z"/>
          <w:rFonts w:ascii="Calibri" w:eastAsia="Times New Roman" w:hAnsi="Calibri" w:cs="Calibri"/>
          <w:szCs w:val="28"/>
          <w:lang w:eastAsia="en-IN"/>
        </w:rPr>
      </w:pPr>
      <w:del w:id="549" w:author="Shubra Singh" w:date="2022-12-20T15:48:00Z">
        <w:r w:rsidRPr="00182A0C" w:rsidDel="00D12B84">
          <w:rPr>
            <w:rFonts w:ascii="Calibri" w:eastAsia="Times New Roman" w:hAnsi="Calibri" w:cs="Calibri"/>
            <w:szCs w:val="28"/>
            <w:lang w:eastAsia="en-IN"/>
          </w:rPr>
          <w:delText xml:space="preserve">Enter Password – {instance id} </w:delText>
        </w:r>
      </w:del>
    </w:p>
    <w:p w14:paraId="351A44EB" w14:textId="65958F81" w:rsidR="004A6A44" w:rsidDel="00D12B84" w:rsidRDefault="00612D41" w:rsidP="00612D41">
      <w:pPr>
        <w:spacing w:after="0" w:line="240" w:lineRule="auto"/>
        <w:jc w:val="both"/>
        <w:textAlignment w:val="baseline"/>
        <w:rPr>
          <w:del w:id="550" w:author="Shubra Singh" w:date="2022-12-20T15:48:00Z"/>
          <w:rFonts w:ascii="Calibri" w:eastAsia="Times New Roman" w:hAnsi="Calibri" w:cs="Calibri"/>
          <w:szCs w:val="28"/>
          <w:lang w:eastAsia="en-IN"/>
        </w:rPr>
      </w:pPr>
      <w:bookmarkStart w:id="551" w:name="_Hlk119316367"/>
      <w:del w:id="552" w:author="Shubra Singh" w:date="2022-12-20T15:48:00Z">
        <w:r w:rsidDel="00D12B84">
          <w:rPr>
            <w:rFonts w:ascii="Calibri" w:eastAsia="Times New Roman" w:hAnsi="Calibri" w:cs="Calibri"/>
            <w:szCs w:val="28"/>
            <w:lang w:eastAsia="en-IN"/>
          </w:rPr>
          <w:delText>Note: You can get vThunder’s public ip and instance id by clicking on the instance name,</w:delText>
        </w:r>
        <w:bookmarkStart w:id="553" w:name="_Hlk119326106"/>
      </w:del>
    </w:p>
    <w:p w14:paraId="47748370" w14:textId="59520855" w:rsidR="00612D41" w:rsidDel="00D12B84" w:rsidRDefault="00612D41" w:rsidP="00612D41">
      <w:pPr>
        <w:spacing w:after="0" w:line="240" w:lineRule="auto"/>
        <w:jc w:val="both"/>
        <w:textAlignment w:val="baseline"/>
        <w:rPr>
          <w:del w:id="554" w:author="Shubra Singh" w:date="2022-12-20T15:48:00Z"/>
          <w:rFonts w:ascii="Calibri" w:eastAsia="Times New Roman" w:hAnsi="Calibri" w:cs="Calibri"/>
          <w:i/>
          <w:iCs/>
          <w:noProof/>
          <w:color w:val="4472C4" w:themeColor="accent1"/>
          <w:szCs w:val="28"/>
          <w:lang w:eastAsia="en-IN"/>
        </w:rPr>
      </w:pPr>
      <w:del w:id="555" w:author="Shubra Singh" w:date="2022-12-20T15:48:00Z">
        <w:r w:rsidDel="00D12B84">
          <w:rPr>
            <w:rFonts w:ascii="Calibri" w:eastAsia="Times New Roman" w:hAnsi="Calibri" w:cs="Calibri"/>
            <w:szCs w:val="28"/>
            <w:lang w:eastAsia="en-IN"/>
          </w:rPr>
          <w:delText>path:</w:delText>
        </w:r>
        <w:r w:rsidRPr="002D23B0" w:rsidDel="00D12B84">
          <w:rPr>
            <w:rFonts w:ascii="Calibri" w:eastAsia="Times New Roman" w:hAnsi="Calibri" w:cs="Calibri"/>
            <w:color w:val="4472C4" w:themeColor="accent1"/>
            <w:szCs w:val="28"/>
            <w:lang w:eastAsia="en-IN"/>
          </w:rPr>
          <w:delText>EC2&gt;&gt;</w:delText>
        </w:r>
        <w:r w:rsidRPr="00A15FEC" w:rsidDel="00D12B84">
          <w:rPr>
            <w:rFonts w:ascii="Calibri" w:eastAsia="Times New Roman" w:hAnsi="Calibri" w:cs="Calibri"/>
            <w:color w:val="4472C4" w:themeColor="accent1"/>
            <w:szCs w:val="28"/>
            <w:lang w:eastAsia="en-IN"/>
          </w:rPr>
          <w:delText>Instances</w:delText>
        </w:r>
        <w:r w:rsidRPr="00A15FEC" w:rsidDel="00D12B84">
          <w:rPr>
            <w:rFonts w:ascii="Calibri" w:eastAsia="Times New Roman" w:hAnsi="Calibri" w:cs="Calibri"/>
            <w:i/>
            <w:iCs/>
            <w:color w:val="4472C4" w:themeColor="accent1"/>
            <w:szCs w:val="28"/>
            <w:lang w:eastAsia="en-IN"/>
          </w:rPr>
          <w:delText>&gt;&gt;</w:delText>
        </w:r>
        <w:r w:rsidRPr="00A15FEC" w:rsidDel="00D12B84">
          <w:rPr>
            <w:i/>
            <w:iCs/>
            <w:color w:val="4472C4" w:themeColor="accent1"/>
          </w:rPr>
          <w:delText>{stack-name}</w:delText>
        </w:r>
        <w:r w:rsidRPr="00A15FEC" w:rsidDel="00D12B84">
          <w:rPr>
            <w:rFonts w:ascii="Calibri" w:eastAsia="Times New Roman" w:hAnsi="Calibri" w:cs="Calibri"/>
            <w:i/>
            <w:iCs/>
            <w:color w:val="4472C4" w:themeColor="accent1"/>
            <w:szCs w:val="28"/>
            <w:lang w:eastAsia="en-IN"/>
          </w:rPr>
          <w:delText>-inst1</w:delText>
        </w:r>
        <w:bookmarkEnd w:id="553"/>
        <w:r w:rsidR="005E0107" w:rsidRPr="005E0107" w:rsidDel="00D12B84">
          <w:rPr>
            <w:noProof/>
          </w:rPr>
          <w:delText xml:space="preserve"> </w:delText>
        </w:r>
      </w:del>
    </w:p>
    <w:p w14:paraId="6C15BCC3" w14:textId="5689D4BC" w:rsidR="004A6A44" w:rsidRPr="00A15FEC" w:rsidDel="00A655D1" w:rsidRDefault="004D5A73" w:rsidP="00612D41">
      <w:pPr>
        <w:spacing w:after="0" w:line="240" w:lineRule="auto"/>
        <w:jc w:val="both"/>
        <w:textAlignment w:val="baseline"/>
        <w:rPr>
          <w:del w:id="556" w:author="Shubra Singh" w:date="2022-12-16T16:45:00Z"/>
          <w:rFonts w:ascii="Calibri" w:eastAsia="Times New Roman" w:hAnsi="Calibri" w:cs="Calibri"/>
          <w:color w:val="4472C4" w:themeColor="accent1"/>
          <w:szCs w:val="28"/>
          <w:lang w:eastAsia="en-IN"/>
        </w:rPr>
      </w:pPr>
      <w:del w:id="557" w:author="Shubra Singh" w:date="2022-12-16T16:43:00Z">
        <w:r w:rsidRPr="00E53431" w:rsidDel="00A655D1">
          <w:rPr>
            <w:rFonts w:ascii="Calibri" w:eastAsia="Times New Roman" w:hAnsi="Calibri" w:cs="Calibri"/>
            <w:noProof/>
            <w:color w:val="4472C4" w:themeColor="accent1"/>
            <w:szCs w:val="28"/>
            <w:lang w:eastAsia="en-IN"/>
          </w:rPr>
          <w:drawing>
            <wp:inline distT="0" distB="0" distL="0" distR="0" wp14:anchorId="66A3CB27" wp14:editId="7AAEC212">
              <wp:extent cx="5731510" cy="28727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72740"/>
                      </a:xfrm>
                      <a:prstGeom prst="rect">
                        <a:avLst/>
                      </a:prstGeom>
                    </pic:spPr>
                  </pic:pic>
                </a:graphicData>
              </a:graphic>
            </wp:inline>
          </w:drawing>
        </w:r>
      </w:del>
      <w:ins w:id="558" w:author="Shubra Singh" w:date="2022-12-16T16:45:00Z">
        <w:r w:rsidR="00A655D1" w:rsidRPr="00A655D1">
          <w:rPr>
            <w:noProof/>
          </w:rPr>
          <w:t xml:space="preserve"> </w:t>
        </w:r>
        <w:r w:rsidR="00A655D1" w:rsidRPr="00A655D1">
          <w:rPr>
            <w:rFonts w:ascii="Calibri" w:eastAsia="Times New Roman" w:hAnsi="Calibri" w:cs="Calibri"/>
            <w:noProof/>
            <w:color w:val="4472C4" w:themeColor="accent1"/>
            <w:szCs w:val="28"/>
            <w:lang w:eastAsia="en-IN"/>
          </w:rPr>
          <w:drawing>
            <wp:inline distT="0" distB="0" distL="0" distR="0" wp14:anchorId="3AA85E17" wp14:editId="0AC2AAC6">
              <wp:extent cx="5731510" cy="289052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90520"/>
                      </a:xfrm>
                      <a:prstGeom prst="rect">
                        <a:avLst/>
                      </a:prstGeom>
                    </pic:spPr>
                  </pic:pic>
                </a:graphicData>
              </a:graphic>
            </wp:inline>
          </w:drawing>
        </w:r>
      </w:ins>
    </w:p>
    <w:bookmarkEnd w:id="551"/>
    <w:p w14:paraId="4BBC610B" w14:textId="5322D3DB" w:rsidR="00E11DF9" w:rsidDel="00A655D1" w:rsidRDefault="00E11DF9" w:rsidP="001709C0">
      <w:pPr>
        <w:spacing w:after="0" w:line="240" w:lineRule="auto"/>
        <w:textAlignment w:val="baseline"/>
        <w:rPr>
          <w:del w:id="559" w:author="Shubra Singh" w:date="2022-12-16T16:45:00Z"/>
          <w:rFonts w:ascii="Segoe UI" w:eastAsia="Times New Roman" w:hAnsi="Segoe UI" w:cs="Segoe UI"/>
          <w:szCs w:val="28"/>
          <w:lang w:eastAsia="en-IN"/>
        </w:rPr>
      </w:pPr>
    </w:p>
    <w:p w14:paraId="50C0A4A9" w14:textId="77777777" w:rsidR="00E11DF9" w:rsidRPr="00182A0C" w:rsidRDefault="00E11DF9">
      <w:pPr>
        <w:spacing w:after="0" w:line="240" w:lineRule="auto"/>
        <w:jc w:val="both"/>
        <w:textAlignment w:val="baseline"/>
        <w:rPr>
          <w:rFonts w:ascii="Segoe UI" w:eastAsia="Times New Roman" w:hAnsi="Segoe UI" w:cs="Segoe UI"/>
          <w:szCs w:val="28"/>
          <w:lang w:eastAsia="en-IN"/>
        </w:rPr>
        <w:pPrChange w:id="560" w:author="Shubra Singh" w:date="2022-12-16T16:45:00Z">
          <w:pPr>
            <w:spacing w:after="0" w:line="240" w:lineRule="auto"/>
            <w:textAlignment w:val="baseline"/>
          </w:pPr>
        </w:pPrChange>
      </w:pPr>
    </w:p>
    <w:p w14:paraId="51FBA1DB" w14:textId="77777777" w:rsidR="001709C0" w:rsidRPr="00182A0C" w:rsidRDefault="001709C0" w:rsidP="001709C0">
      <w:pPr>
        <w:spacing w:after="0" w:line="240" w:lineRule="auto"/>
        <w:textAlignment w:val="baseline"/>
        <w:rPr>
          <w:rFonts w:ascii="Segoe UI" w:eastAsia="Times New Roman" w:hAnsi="Segoe UI" w:cs="Segoe UI"/>
          <w:szCs w:val="28"/>
          <w:lang w:eastAsia="en-IN"/>
        </w:rPr>
      </w:pPr>
      <w:r w:rsidRPr="00182A0C">
        <w:rPr>
          <w:rFonts w:ascii="Calibri" w:eastAsia="Times New Roman" w:hAnsi="Calibri" w:cs="Calibri"/>
          <w:szCs w:val="28"/>
          <w:lang w:eastAsia="en-IN"/>
        </w:rPr>
        <w:t> </w:t>
      </w:r>
    </w:p>
    <w:p w14:paraId="217CDB2A" w14:textId="545702A4" w:rsidR="00912CC0" w:rsidRDefault="002A710C" w:rsidP="001709C0">
      <w:pPr>
        <w:spacing w:after="0" w:line="240" w:lineRule="auto"/>
        <w:textAlignment w:val="baseline"/>
        <w:rPr>
          <w:rFonts w:ascii="Calibri" w:eastAsia="Times New Roman" w:hAnsi="Calibri" w:cs="Calibri"/>
          <w:lang w:eastAsia="en-IN"/>
        </w:rPr>
      </w:pPr>
      <w:r w:rsidRPr="002A710C">
        <w:rPr>
          <w:rFonts w:ascii="Calibri" w:eastAsia="Times New Roman" w:hAnsi="Calibri" w:cs="Calibri"/>
          <w:noProof/>
          <w:lang w:eastAsia="en-IN"/>
        </w:rPr>
        <w:lastRenderedPageBreak/>
        <w:drawing>
          <wp:inline distT="0" distB="0" distL="0" distR="0" wp14:anchorId="019D92F6" wp14:editId="15488EF7">
            <wp:extent cx="5731510" cy="2508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08885"/>
                    </a:xfrm>
                    <a:prstGeom prst="rect">
                      <a:avLst/>
                    </a:prstGeom>
                  </pic:spPr>
                </pic:pic>
              </a:graphicData>
            </a:graphic>
          </wp:inline>
        </w:drawing>
      </w:r>
    </w:p>
    <w:p w14:paraId="290D1F40" w14:textId="7774B3A3" w:rsidR="009E0E90" w:rsidRDefault="009E0E90" w:rsidP="001709C0">
      <w:pPr>
        <w:spacing w:after="0" w:line="240" w:lineRule="auto"/>
        <w:textAlignment w:val="baseline"/>
        <w:rPr>
          <w:rFonts w:ascii="Calibri" w:eastAsia="Times New Roman" w:hAnsi="Calibri" w:cs="Calibri"/>
          <w:lang w:eastAsia="en-IN"/>
        </w:rPr>
      </w:pPr>
    </w:p>
    <w:p w14:paraId="531C68CD" w14:textId="29AB8A43" w:rsidR="009E0E90" w:rsidRDefault="009E0E90" w:rsidP="001709C0">
      <w:pPr>
        <w:spacing w:after="0" w:line="240" w:lineRule="auto"/>
        <w:textAlignment w:val="baseline"/>
        <w:rPr>
          <w:rFonts w:ascii="Calibri" w:eastAsia="Times New Roman" w:hAnsi="Calibri" w:cs="Calibri"/>
          <w:lang w:eastAsia="en-IN"/>
        </w:rPr>
      </w:pPr>
    </w:p>
    <w:p w14:paraId="34E400DC" w14:textId="59350C1A" w:rsidR="009E0E90" w:rsidDel="00A655D1" w:rsidRDefault="009E0E90" w:rsidP="001709C0">
      <w:pPr>
        <w:spacing w:after="0" w:line="240" w:lineRule="auto"/>
        <w:textAlignment w:val="baseline"/>
        <w:rPr>
          <w:del w:id="561" w:author="Shubra Singh" w:date="2022-12-16T16:45:00Z"/>
          <w:rFonts w:ascii="Calibri" w:eastAsia="Times New Roman" w:hAnsi="Calibri" w:cs="Calibri"/>
          <w:lang w:eastAsia="en-IN"/>
        </w:rPr>
      </w:pPr>
    </w:p>
    <w:p w14:paraId="631E210D" w14:textId="3233EBA4" w:rsidR="009E0E90" w:rsidDel="00A655D1" w:rsidRDefault="009E0E90" w:rsidP="001709C0">
      <w:pPr>
        <w:spacing w:after="0" w:line="240" w:lineRule="auto"/>
        <w:textAlignment w:val="baseline"/>
        <w:rPr>
          <w:del w:id="562" w:author="Shubra Singh" w:date="2022-12-16T16:45:00Z"/>
          <w:rFonts w:ascii="Calibri" w:eastAsia="Times New Roman" w:hAnsi="Calibri" w:cs="Calibri"/>
          <w:lang w:eastAsia="en-IN"/>
        </w:rPr>
      </w:pPr>
    </w:p>
    <w:p w14:paraId="0CE3BBB6" w14:textId="2F0AF479" w:rsidR="009E0E90" w:rsidDel="00A655D1" w:rsidRDefault="009E0E90" w:rsidP="001709C0">
      <w:pPr>
        <w:spacing w:after="0" w:line="240" w:lineRule="auto"/>
        <w:textAlignment w:val="baseline"/>
        <w:rPr>
          <w:del w:id="563" w:author="Shubra Singh" w:date="2022-12-16T16:45:00Z"/>
          <w:rFonts w:ascii="Calibri" w:eastAsia="Times New Roman" w:hAnsi="Calibri" w:cs="Calibri"/>
          <w:lang w:eastAsia="en-IN"/>
        </w:rPr>
      </w:pPr>
    </w:p>
    <w:p w14:paraId="5251A3C4" w14:textId="2A8D5555" w:rsidR="009E0E90" w:rsidDel="00A655D1" w:rsidRDefault="009E0E90" w:rsidP="001709C0">
      <w:pPr>
        <w:spacing w:after="0" w:line="240" w:lineRule="auto"/>
        <w:textAlignment w:val="baseline"/>
        <w:rPr>
          <w:del w:id="564" w:author="Shubra Singh" w:date="2022-12-16T16:45:00Z"/>
          <w:rFonts w:ascii="Calibri" w:eastAsia="Times New Roman" w:hAnsi="Calibri" w:cs="Calibri"/>
          <w:lang w:eastAsia="en-IN"/>
        </w:rPr>
      </w:pPr>
    </w:p>
    <w:p w14:paraId="0B0F6ECE" w14:textId="67310A10" w:rsidR="009E0E90" w:rsidDel="00A655D1" w:rsidRDefault="009E0E90" w:rsidP="001709C0">
      <w:pPr>
        <w:spacing w:after="0" w:line="240" w:lineRule="auto"/>
        <w:textAlignment w:val="baseline"/>
        <w:rPr>
          <w:del w:id="565" w:author="Shubra Singh" w:date="2022-12-16T16:45:00Z"/>
          <w:rFonts w:ascii="Calibri" w:eastAsia="Times New Roman" w:hAnsi="Calibri" w:cs="Calibri"/>
          <w:lang w:eastAsia="en-IN"/>
        </w:rPr>
      </w:pPr>
    </w:p>
    <w:p w14:paraId="5F5BF701" w14:textId="77DD65A6" w:rsidR="009E0E90" w:rsidDel="00A655D1" w:rsidRDefault="009E0E90" w:rsidP="001709C0">
      <w:pPr>
        <w:spacing w:after="0" w:line="240" w:lineRule="auto"/>
        <w:textAlignment w:val="baseline"/>
        <w:rPr>
          <w:del w:id="566" w:author="Shubra Singh" w:date="2022-12-16T16:45:00Z"/>
          <w:rFonts w:ascii="Calibri" w:eastAsia="Times New Roman" w:hAnsi="Calibri" w:cs="Calibri"/>
          <w:lang w:eastAsia="en-IN"/>
        </w:rPr>
      </w:pPr>
    </w:p>
    <w:p w14:paraId="03917D48" w14:textId="1BA27649" w:rsidR="009E0E90" w:rsidDel="00A655D1" w:rsidRDefault="009E0E90" w:rsidP="001709C0">
      <w:pPr>
        <w:spacing w:after="0" w:line="240" w:lineRule="auto"/>
        <w:textAlignment w:val="baseline"/>
        <w:rPr>
          <w:del w:id="567" w:author="Shubra Singh" w:date="2022-12-16T16:45:00Z"/>
          <w:rFonts w:ascii="Calibri" w:eastAsia="Times New Roman" w:hAnsi="Calibri" w:cs="Calibri"/>
          <w:lang w:eastAsia="en-IN"/>
        </w:rPr>
      </w:pPr>
    </w:p>
    <w:p w14:paraId="42A09268" w14:textId="745499FC" w:rsidR="009E0E90" w:rsidDel="00A655D1" w:rsidRDefault="009E0E90" w:rsidP="001709C0">
      <w:pPr>
        <w:spacing w:after="0" w:line="240" w:lineRule="auto"/>
        <w:textAlignment w:val="baseline"/>
        <w:rPr>
          <w:del w:id="568" w:author="Shubra Singh" w:date="2022-12-16T16:45:00Z"/>
          <w:rFonts w:ascii="Calibri" w:eastAsia="Times New Roman" w:hAnsi="Calibri" w:cs="Calibri"/>
          <w:lang w:eastAsia="en-IN"/>
        </w:rPr>
      </w:pPr>
    </w:p>
    <w:p w14:paraId="6CA446C4" w14:textId="57B71085" w:rsidR="009E0E90" w:rsidDel="00A655D1" w:rsidRDefault="009E0E90" w:rsidP="001709C0">
      <w:pPr>
        <w:spacing w:after="0" w:line="240" w:lineRule="auto"/>
        <w:textAlignment w:val="baseline"/>
        <w:rPr>
          <w:del w:id="569" w:author="Shubra Singh" w:date="2022-12-16T16:45:00Z"/>
          <w:rFonts w:ascii="Calibri" w:eastAsia="Times New Roman" w:hAnsi="Calibri" w:cs="Calibri"/>
          <w:lang w:eastAsia="en-IN"/>
        </w:rPr>
      </w:pPr>
    </w:p>
    <w:p w14:paraId="2501B4DB" w14:textId="0638720B" w:rsidR="009E0E90" w:rsidDel="00A655D1" w:rsidRDefault="009E0E90" w:rsidP="001709C0">
      <w:pPr>
        <w:spacing w:after="0" w:line="240" w:lineRule="auto"/>
        <w:textAlignment w:val="baseline"/>
        <w:rPr>
          <w:del w:id="570" w:author="Shubra Singh" w:date="2022-12-16T16:45:00Z"/>
          <w:rFonts w:ascii="Calibri" w:eastAsia="Times New Roman" w:hAnsi="Calibri" w:cs="Calibri"/>
          <w:lang w:eastAsia="en-IN"/>
        </w:rPr>
      </w:pPr>
    </w:p>
    <w:p w14:paraId="3E7BD5AE" w14:textId="2979B63D" w:rsidR="009E0E90" w:rsidRDefault="009E0E90" w:rsidP="001709C0">
      <w:pPr>
        <w:spacing w:after="0" w:line="240" w:lineRule="auto"/>
        <w:textAlignment w:val="baseline"/>
        <w:rPr>
          <w:rFonts w:ascii="Calibri" w:eastAsia="Times New Roman" w:hAnsi="Calibri" w:cs="Calibri"/>
          <w:lang w:eastAsia="en-IN"/>
        </w:rPr>
      </w:pPr>
    </w:p>
    <w:p w14:paraId="3D510226" w14:textId="08CAB1A6" w:rsidR="009E0E90" w:rsidDel="00A655D1" w:rsidRDefault="009E0E90" w:rsidP="001709C0">
      <w:pPr>
        <w:spacing w:after="0" w:line="240" w:lineRule="auto"/>
        <w:textAlignment w:val="baseline"/>
        <w:rPr>
          <w:del w:id="571" w:author="Shubra Singh" w:date="2022-12-16T16:45:00Z"/>
          <w:rFonts w:ascii="Calibri" w:eastAsia="Times New Roman" w:hAnsi="Calibri" w:cs="Calibri"/>
          <w:lang w:eastAsia="en-IN"/>
        </w:rPr>
      </w:pPr>
    </w:p>
    <w:p w14:paraId="630DEC64" w14:textId="411B6EEF" w:rsidR="009E0E90" w:rsidDel="00A655D1" w:rsidRDefault="009E0E90" w:rsidP="001709C0">
      <w:pPr>
        <w:spacing w:after="0" w:line="240" w:lineRule="auto"/>
        <w:textAlignment w:val="baseline"/>
        <w:rPr>
          <w:del w:id="572" w:author="Shubra Singh" w:date="2022-12-16T16:45:00Z"/>
          <w:rFonts w:ascii="Calibri" w:eastAsia="Times New Roman" w:hAnsi="Calibri" w:cs="Calibri"/>
          <w:lang w:eastAsia="en-IN"/>
        </w:rPr>
      </w:pPr>
    </w:p>
    <w:p w14:paraId="547BB02C" w14:textId="20EF08E5" w:rsidR="009E0E90" w:rsidDel="00A655D1" w:rsidRDefault="009E0E90" w:rsidP="001709C0">
      <w:pPr>
        <w:spacing w:after="0" w:line="240" w:lineRule="auto"/>
        <w:textAlignment w:val="baseline"/>
        <w:rPr>
          <w:del w:id="573" w:author="Shubra Singh" w:date="2022-12-16T16:45:00Z"/>
          <w:rFonts w:ascii="Calibri" w:eastAsia="Times New Roman" w:hAnsi="Calibri" w:cs="Calibri"/>
          <w:lang w:eastAsia="en-IN"/>
        </w:rPr>
      </w:pPr>
    </w:p>
    <w:p w14:paraId="0D3504DF" w14:textId="2F55A46F" w:rsidR="009E0E90" w:rsidDel="00A655D1" w:rsidRDefault="009E0E90" w:rsidP="001709C0">
      <w:pPr>
        <w:spacing w:after="0" w:line="240" w:lineRule="auto"/>
        <w:textAlignment w:val="baseline"/>
        <w:rPr>
          <w:del w:id="574" w:author="Shubra Singh" w:date="2022-12-16T16:45:00Z"/>
          <w:rFonts w:ascii="Calibri" w:eastAsia="Times New Roman" w:hAnsi="Calibri" w:cs="Calibri"/>
          <w:lang w:eastAsia="en-IN"/>
        </w:rPr>
      </w:pPr>
    </w:p>
    <w:p w14:paraId="03920F7E" w14:textId="31978A99" w:rsidR="009E0E90" w:rsidDel="00A655D1" w:rsidRDefault="009E0E90" w:rsidP="001709C0">
      <w:pPr>
        <w:spacing w:after="0" w:line="240" w:lineRule="auto"/>
        <w:textAlignment w:val="baseline"/>
        <w:rPr>
          <w:del w:id="575" w:author="Shubra Singh" w:date="2022-12-16T16:45:00Z"/>
          <w:rFonts w:ascii="Calibri" w:eastAsia="Times New Roman" w:hAnsi="Calibri" w:cs="Calibri"/>
          <w:lang w:eastAsia="en-IN"/>
        </w:rPr>
      </w:pPr>
    </w:p>
    <w:p w14:paraId="1DACD4BE" w14:textId="66A7B2BE" w:rsidR="009E0E90" w:rsidDel="00A655D1" w:rsidRDefault="009E0E90" w:rsidP="001709C0">
      <w:pPr>
        <w:spacing w:after="0" w:line="240" w:lineRule="auto"/>
        <w:textAlignment w:val="baseline"/>
        <w:rPr>
          <w:del w:id="576" w:author="Shubra Singh" w:date="2022-12-16T16:45:00Z"/>
          <w:rFonts w:ascii="Calibri" w:eastAsia="Times New Roman" w:hAnsi="Calibri" w:cs="Calibri"/>
          <w:lang w:eastAsia="en-IN"/>
        </w:rPr>
      </w:pPr>
    </w:p>
    <w:p w14:paraId="4A812207" w14:textId="3A41387D" w:rsidR="009E0E90" w:rsidDel="00A655D1" w:rsidRDefault="009E0E90" w:rsidP="001709C0">
      <w:pPr>
        <w:spacing w:after="0" w:line="240" w:lineRule="auto"/>
        <w:textAlignment w:val="baseline"/>
        <w:rPr>
          <w:del w:id="577" w:author="Shubra Singh" w:date="2022-12-16T16:45:00Z"/>
          <w:rFonts w:ascii="Calibri" w:eastAsia="Times New Roman" w:hAnsi="Calibri" w:cs="Calibri"/>
          <w:lang w:eastAsia="en-IN"/>
        </w:rPr>
      </w:pPr>
    </w:p>
    <w:p w14:paraId="7320F125" w14:textId="0671E824" w:rsidR="009E0E90" w:rsidDel="00A655D1" w:rsidRDefault="009E0E90" w:rsidP="001709C0">
      <w:pPr>
        <w:spacing w:after="0" w:line="240" w:lineRule="auto"/>
        <w:textAlignment w:val="baseline"/>
        <w:rPr>
          <w:del w:id="578" w:author="Shubra Singh" w:date="2022-12-16T16:45:00Z"/>
          <w:rFonts w:ascii="Calibri" w:eastAsia="Times New Roman" w:hAnsi="Calibri" w:cs="Calibri"/>
          <w:lang w:eastAsia="en-IN"/>
        </w:rPr>
      </w:pPr>
    </w:p>
    <w:p w14:paraId="6F169D42" w14:textId="13D53BB9" w:rsidR="009E0E90" w:rsidDel="00A655D1" w:rsidRDefault="009E0E90" w:rsidP="001709C0">
      <w:pPr>
        <w:spacing w:after="0" w:line="240" w:lineRule="auto"/>
        <w:textAlignment w:val="baseline"/>
        <w:rPr>
          <w:del w:id="579" w:author="Shubra Singh" w:date="2022-12-16T16:45:00Z"/>
          <w:rFonts w:ascii="Calibri" w:eastAsia="Times New Roman" w:hAnsi="Calibri" w:cs="Calibri"/>
          <w:lang w:eastAsia="en-IN"/>
        </w:rPr>
      </w:pPr>
    </w:p>
    <w:p w14:paraId="7660DC6E" w14:textId="6B625F2E" w:rsidR="009E0E90" w:rsidDel="00A655D1" w:rsidRDefault="009E0E90" w:rsidP="001709C0">
      <w:pPr>
        <w:spacing w:after="0" w:line="240" w:lineRule="auto"/>
        <w:textAlignment w:val="baseline"/>
        <w:rPr>
          <w:del w:id="580" w:author="Shubra Singh" w:date="2022-12-16T16:45:00Z"/>
          <w:rFonts w:ascii="Calibri" w:eastAsia="Times New Roman" w:hAnsi="Calibri" w:cs="Calibri"/>
          <w:lang w:eastAsia="en-IN"/>
        </w:rPr>
      </w:pPr>
    </w:p>
    <w:p w14:paraId="35765B35" w14:textId="77777777" w:rsidR="009E0E90" w:rsidDel="00A655D1" w:rsidRDefault="009E0E90" w:rsidP="004A6A44">
      <w:pPr>
        <w:pStyle w:val="Heading1"/>
        <w:rPr>
          <w:del w:id="581" w:author="Shubra Singh" w:date="2022-12-16T16:45:00Z"/>
          <w:rFonts w:eastAsia="Times New Roman"/>
          <w:lang w:eastAsia="en-IN"/>
        </w:rPr>
      </w:pPr>
      <w:bookmarkStart w:id="582" w:name="_Toc119087867"/>
    </w:p>
    <w:p w14:paraId="6297236E" w14:textId="11A20D4B" w:rsidR="004A6A44" w:rsidDel="00A600F8" w:rsidRDefault="004A6A44" w:rsidP="009E0E90">
      <w:pPr>
        <w:rPr>
          <w:del w:id="583" w:author="Shubra Singh" w:date="2022-12-20T16:03:00Z"/>
          <w:rFonts w:eastAsia="Times New Roman"/>
          <w:lang w:eastAsia="en-IN"/>
        </w:rPr>
      </w:pPr>
      <w:del w:id="584" w:author="Shubra Singh" w:date="2022-12-20T16:03:00Z">
        <w:r w:rsidDel="00A600F8">
          <w:rPr>
            <w:rFonts w:eastAsia="Times New Roman"/>
            <w:lang w:eastAsia="en-IN"/>
          </w:rPr>
          <w:delText>Chapter 2- Client Setup</w:delText>
        </w:r>
        <w:bookmarkEnd w:id="582"/>
        <w:r w:rsidDel="00A600F8">
          <w:rPr>
            <w:rFonts w:eastAsia="Times New Roman"/>
            <w:lang w:eastAsia="en-IN"/>
          </w:rPr>
          <w:delText xml:space="preserve"> </w:delText>
        </w:r>
      </w:del>
    </w:p>
    <w:p w14:paraId="10E4AD06" w14:textId="13B246E3" w:rsidR="00A600F8" w:rsidRDefault="00A600F8" w:rsidP="004A6A44">
      <w:pPr>
        <w:pStyle w:val="Heading1"/>
        <w:rPr>
          <w:ins w:id="585" w:author="Shubra Singh" w:date="2022-12-20T16:03:00Z"/>
          <w:rFonts w:asciiTheme="minorHAnsi" w:eastAsia="Times New Roman" w:hAnsiTheme="minorHAnsi" w:cstheme="minorBidi"/>
          <w:color w:val="auto"/>
          <w:sz w:val="28"/>
          <w:szCs w:val="22"/>
          <w:lang w:eastAsia="en-IN"/>
        </w:rPr>
      </w:pPr>
    </w:p>
    <w:p w14:paraId="39562F02" w14:textId="065E181E" w:rsidR="00A600F8" w:rsidRDefault="00A600F8" w:rsidP="00A600F8">
      <w:pPr>
        <w:rPr>
          <w:ins w:id="586" w:author="Shubra Singh" w:date="2022-12-20T16:03:00Z"/>
          <w:lang w:eastAsia="en-IN"/>
        </w:rPr>
      </w:pPr>
    </w:p>
    <w:p w14:paraId="62CFEB6C" w14:textId="7C37BDB6" w:rsidR="00A600F8" w:rsidRDefault="00A600F8" w:rsidP="00A600F8">
      <w:pPr>
        <w:rPr>
          <w:ins w:id="587" w:author="Shubra Singh" w:date="2022-12-20T16:03:00Z"/>
          <w:lang w:eastAsia="en-IN"/>
        </w:rPr>
      </w:pPr>
    </w:p>
    <w:p w14:paraId="0175D89F" w14:textId="07403BDE" w:rsidR="00A600F8" w:rsidRDefault="00A600F8" w:rsidP="00A600F8">
      <w:pPr>
        <w:rPr>
          <w:ins w:id="588" w:author="Shubra Singh" w:date="2022-12-20T16:03:00Z"/>
          <w:lang w:eastAsia="en-IN"/>
        </w:rPr>
      </w:pPr>
    </w:p>
    <w:p w14:paraId="4645658D" w14:textId="77777777" w:rsidR="00A600F8" w:rsidRPr="00A600F8" w:rsidRDefault="00A600F8">
      <w:pPr>
        <w:rPr>
          <w:ins w:id="589" w:author="Shubra Singh" w:date="2022-12-20T16:03:00Z"/>
          <w:lang w:eastAsia="en-IN"/>
          <w:rPrChange w:id="590" w:author="Shubra Singh" w:date="2022-12-20T16:03:00Z">
            <w:rPr>
              <w:ins w:id="591" w:author="Shubra Singh" w:date="2022-12-20T16:03:00Z"/>
              <w:rFonts w:eastAsia="Times New Roman"/>
              <w:lang w:eastAsia="en-IN"/>
            </w:rPr>
          </w:rPrChange>
        </w:rPr>
        <w:pPrChange w:id="592" w:author="Shubra Singh" w:date="2022-12-20T16:03:00Z">
          <w:pPr>
            <w:pStyle w:val="Heading1"/>
          </w:pPr>
        </w:pPrChange>
      </w:pPr>
    </w:p>
    <w:p w14:paraId="5B371950" w14:textId="0BBEE1C7" w:rsidR="004A6A44" w:rsidDel="00A600F8" w:rsidRDefault="004A6A44" w:rsidP="004A6A44">
      <w:pPr>
        <w:pStyle w:val="Heading2"/>
        <w:rPr>
          <w:del w:id="593" w:author="Shubra Singh" w:date="2022-12-20T16:03:00Z"/>
          <w:lang w:eastAsia="en-IN"/>
        </w:rPr>
      </w:pPr>
      <w:bookmarkStart w:id="594" w:name="_Toc119087868"/>
      <w:del w:id="595" w:author="Shubra Singh" w:date="2022-12-20T16:03:00Z">
        <w:r w:rsidDel="00A600F8">
          <w:rPr>
            <w:lang w:eastAsia="en-IN"/>
          </w:rPr>
          <w:delText xml:space="preserve">Launching a Client EC2 Instance </w:delText>
        </w:r>
        <w:bookmarkStart w:id="596" w:name="_Hlk119316406"/>
        <w:r w:rsidDel="00A600F8">
          <w:rPr>
            <w:lang w:eastAsia="en-IN"/>
          </w:rPr>
          <w:delText>[For Verification Only]</w:delText>
        </w:r>
        <w:bookmarkEnd w:id="594"/>
        <w:bookmarkEnd w:id="596"/>
      </w:del>
    </w:p>
    <w:p w14:paraId="6BD2F08B" w14:textId="4CBDF818" w:rsidR="004A6A44" w:rsidDel="00A600F8" w:rsidRDefault="004A6A44" w:rsidP="004A6A44">
      <w:pPr>
        <w:rPr>
          <w:del w:id="597" w:author="Shubra Singh" w:date="2022-12-20T16:03:00Z"/>
          <w:lang w:eastAsia="en-IN"/>
        </w:rPr>
      </w:pPr>
      <w:del w:id="598" w:author="Shubra Singh" w:date="2022-12-20T16:03:00Z">
        <w:r w:rsidDel="00A600F8">
          <w:rPr>
            <w:lang w:eastAsia="en-IN"/>
          </w:rPr>
          <w:delText xml:space="preserve">Note: Client setup is only for verification. </w:delText>
        </w:r>
      </w:del>
    </w:p>
    <w:p w14:paraId="5F509CD7" w14:textId="6872D6B3" w:rsidR="00B50D44" w:rsidDel="00A600F8" w:rsidRDefault="00B50D44" w:rsidP="00B50D44">
      <w:pPr>
        <w:pStyle w:val="ListParagraph"/>
        <w:numPr>
          <w:ilvl w:val="0"/>
          <w:numId w:val="31"/>
        </w:numPr>
        <w:rPr>
          <w:del w:id="599" w:author="Shubra Singh" w:date="2022-12-20T16:03:00Z"/>
          <w:lang w:eastAsia="en-IN"/>
        </w:rPr>
      </w:pPr>
      <w:del w:id="600" w:author="Shubra Singh" w:date="2022-12-20T16:03:00Z">
        <w:r w:rsidDel="00A600F8">
          <w:rPr>
            <w:lang w:eastAsia="en-IN"/>
          </w:rPr>
          <w:delText>Access server EC2 instance which we have created using CFT and install apache on the server instance using following command.</w:delText>
        </w:r>
      </w:del>
    </w:p>
    <w:p w14:paraId="329DCB48" w14:textId="619E3F4F" w:rsidR="00B50D44" w:rsidRPr="00B61FB0" w:rsidDel="00A600F8" w:rsidRDefault="00B50D44" w:rsidP="00B50D44">
      <w:pPr>
        <w:rPr>
          <w:del w:id="601" w:author="Shubra Singh" w:date="2022-12-20T16:03:00Z"/>
          <w:rFonts w:cstheme="minorHAnsi"/>
          <w:color w:val="2E74B5" w:themeColor="accent5" w:themeShade="BF"/>
          <w:lang w:eastAsia="en-IN"/>
        </w:rPr>
      </w:pPr>
      <w:del w:id="602" w:author="Shubra Singh" w:date="2022-12-20T16:03:00Z">
        <w:r w:rsidDel="00A600F8">
          <w:rPr>
            <w:lang w:eastAsia="en-IN"/>
          </w:rPr>
          <w:delText xml:space="preserve">           Path:</w:delText>
        </w:r>
        <w:r w:rsidR="00B61FB0" w:rsidRPr="00B61FB0" w:rsidDel="00A600F8">
          <w:rPr>
            <w:rFonts w:cstheme="minorHAnsi"/>
            <w:color w:val="2E74B5" w:themeColor="accent5" w:themeShade="BF"/>
            <w:szCs w:val="28"/>
            <w:shd w:val="clear" w:color="auto" w:fill="FFFFFF"/>
          </w:rPr>
          <w:delText> </w:delText>
        </w:r>
        <w:r w:rsidR="00B61FB0" w:rsidRPr="00B61FB0" w:rsidDel="00A600F8">
          <w:rPr>
            <w:rFonts w:cstheme="minorHAnsi"/>
            <w:i/>
            <w:iCs/>
            <w:color w:val="2E74B5" w:themeColor="accent5" w:themeShade="BF"/>
            <w:szCs w:val="28"/>
            <w:shd w:val="clear" w:color="auto" w:fill="FFFFFF"/>
          </w:rPr>
          <w:delText xml:space="preserve">EC2&gt;&gt; Instances&gt;&gt;{stack name}-server&gt;&gt;connect &gt;&gt; EC2 instance </w:delText>
        </w:r>
        <w:r w:rsidR="00B61FB0" w:rsidDel="00A600F8">
          <w:rPr>
            <w:rFonts w:cstheme="minorHAnsi"/>
            <w:i/>
            <w:iCs/>
            <w:color w:val="2E74B5" w:themeColor="accent5" w:themeShade="BF"/>
            <w:szCs w:val="28"/>
            <w:shd w:val="clear" w:color="auto" w:fill="FFFFFF"/>
          </w:rPr>
          <w:delText xml:space="preserve">      </w:delText>
        </w:r>
        <w:r w:rsidR="00B61FB0" w:rsidRPr="00B61FB0" w:rsidDel="00A600F8">
          <w:rPr>
            <w:rFonts w:cstheme="minorHAnsi"/>
            <w:i/>
            <w:iCs/>
            <w:color w:val="2E74B5" w:themeColor="accent5" w:themeShade="BF"/>
            <w:szCs w:val="28"/>
            <w:shd w:val="clear" w:color="auto" w:fill="FFFFFF"/>
          </w:rPr>
          <w:delText>connect &gt;&gt; connect</w:delText>
        </w:r>
      </w:del>
    </w:p>
    <w:p w14:paraId="6B8DA498" w14:textId="1CB3307E" w:rsidR="00B50D44" w:rsidRPr="00C95146" w:rsidDel="00A600F8" w:rsidRDefault="00B50D44" w:rsidP="00AD31FB">
      <w:pPr>
        <w:ind w:firstLine="720"/>
        <w:rPr>
          <w:del w:id="603" w:author="Shubra Singh" w:date="2022-12-20T16:03:00Z"/>
          <w:lang w:eastAsia="en-IN"/>
        </w:rPr>
      </w:pPr>
      <w:del w:id="604" w:author="Shubra Singh" w:date="2022-12-20T16:03:00Z">
        <w:r w:rsidRPr="000E2B7C" w:rsidDel="00A600F8">
          <w:rPr>
            <w:color w:val="2E74B5" w:themeColor="accent5" w:themeShade="BF"/>
            <w:lang w:eastAsia="en-IN"/>
          </w:rPr>
          <w:delText>$sudo apt install apache2</w:delText>
        </w:r>
      </w:del>
    </w:p>
    <w:p w14:paraId="16630693" w14:textId="48108275" w:rsidR="004A6A44" w:rsidDel="00A600F8" w:rsidRDefault="004A6A44" w:rsidP="00B50D44">
      <w:pPr>
        <w:pStyle w:val="ListParagraph"/>
        <w:numPr>
          <w:ilvl w:val="0"/>
          <w:numId w:val="31"/>
        </w:numPr>
        <w:rPr>
          <w:del w:id="605" w:author="Shubra Singh" w:date="2022-12-20T16:03:00Z"/>
          <w:lang w:eastAsia="en-IN"/>
        </w:rPr>
      </w:pPr>
      <w:del w:id="606" w:author="Shubra Singh" w:date="2022-12-20T16:03:00Z">
        <w:r w:rsidDel="00A600F8">
          <w:rPr>
            <w:lang w:eastAsia="en-IN"/>
          </w:rPr>
          <w:delText>Go on the EC2 instances in AWS console and click on launch instance.</w:delText>
        </w:r>
      </w:del>
    </w:p>
    <w:p w14:paraId="6FFFF577" w14:textId="55D5D198" w:rsidR="004A6A44" w:rsidDel="00A600F8" w:rsidRDefault="004A6A44" w:rsidP="004A6A44">
      <w:pPr>
        <w:pStyle w:val="ListParagraph"/>
        <w:rPr>
          <w:del w:id="607" w:author="Shubra Singh" w:date="2022-12-20T16:03:00Z"/>
          <w:lang w:eastAsia="en-IN"/>
        </w:rPr>
      </w:pPr>
      <w:del w:id="608" w:author="Shubra Singh" w:date="2022-12-20T16:03:00Z">
        <w:r w:rsidDel="00A600F8">
          <w:rPr>
            <w:lang w:eastAsia="en-IN"/>
          </w:rPr>
          <w:delText xml:space="preserve">Path: </w:delText>
        </w:r>
        <w:r w:rsidDel="00A600F8">
          <w:rPr>
            <w:lang w:eastAsia="en-IN"/>
          </w:rPr>
          <w:tab/>
        </w:r>
        <w:r w:rsidRPr="006057F9" w:rsidDel="00A600F8">
          <w:rPr>
            <w:i/>
            <w:iCs/>
            <w:color w:val="2F5496" w:themeColor="accent1" w:themeShade="BF"/>
            <w:lang w:eastAsia="en-IN"/>
          </w:rPr>
          <w:delText>EC2&gt;&gt; Instances&gt;&gt; Launch instances</w:delText>
        </w:r>
      </w:del>
    </w:p>
    <w:p w14:paraId="4978BBAF" w14:textId="15423ED0" w:rsidR="004A6A44" w:rsidDel="00A600F8" w:rsidRDefault="004A6A44" w:rsidP="004A6A44">
      <w:pPr>
        <w:pStyle w:val="ListParagraph"/>
        <w:rPr>
          <w:del w:id="609" w:author="Shubra Singh" w:date="2022-12-20T16:03:00Z"/>
          <w:lang w:eastAsia="en-IN"/>
        </w:rPr>
      </w:pPr>
      <w:del w:id="610" w:author="Shubra Singh" w:date="2022-12-20T16:03:00Z">
        <w:r w:rsidRPr="00760101" w:rsidDel="00A600F8">
          <w:rPr>
            <w:noProof/>
            <w:lang w:eastAsia="en-IN"/>
          </w:rPr>
          <w:drawing>
            <wp:inline distT="0" distB="0" distL="0" distR="0" wp14:anchorId="0166CC5E" wp14:editId="17DB5375">
              <wp:extent cx="5040630" cy="52478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1277" cy="551922"/>
                      </a:xfrm>
                      <a:prstGeom prst="rect">
                        <a:avLst/>
                      </a:prstGeom>
                    </pic:spPr>
                  </pic:pic>
                </a:graphicData>
              </a:graphic>
            </wp:inline>
          </w:drawing>
        </w:r>
        <w:r w:rsidDel="00A600F8">
          <w:rPr>
            <w:lang w:eastAsia="en-IN"/>
          </w:rPr>
          <w:delText xml:space="preserve"> </w:delText>
        </w:r>
      </w:del>
    </w:p>
    <w:p w14:paraId="2407D1C5" w14:textId="29705DB2" w:rsidR="009E0E90" w:rsidDel="00A600F8" w:rsidRDefault="009E0E90" w:rsidP="004A6A44">
      <w:pPr>
        <w:pStyle w:val="ListParagraph"/>
        <w:rPr>
          <w:del w:id="611" w:author="Shubra Singh" w:date="2022-12-20T16:03:00Z"/>
          <w:lang w:eastAsia="en-IN"/>
        </w:rPr>
      </w:pPr>
    </w:p>
    <w:p w14:paraId="37C50051" w14:textId="372DBA71" w:rsidR="004A6A44" w:rsidDel="0073444E" w:rsidRDefault="004A6A44" w:rsidP="004A6A44">
      <w:pPr>
        <w:pStyle w:val="ListParagraph"/>
        <w:numPr>
          <w:ilvl w:val="0"/>
          <w:numId w:val="24"/>
        </w:numPr>
        <w:rPr>
          <w:del w:id="612" w:author="Shubra Singh" w:date="2022-12-16T16:57:00Z"/>
          <w:lang w:eastAsia="en-IN"/>
        </w:rPr>
      </w:pPr>
      <w:del w:id="613" w:author="Shubra Singh" w:date="2022-12-20T16:03:00Z">
        <w:r w:rsidDel="00A600F8">
          <w:rPr>
            <w:lang w:eastAsia="en-IN"/>
          </w:rPr>
          <w:delText>Write the name of EC2 instance as server and select the image as ubuntu.</w:delText>
        </w:r>
      </w:del>
    </w:p>
    <w:p w14:paraId="1BA9F1CE" w14:textId="705650EC" w:rsidR="004A6A44" w:rsidDel="00A600F8" w:rsidRDefault="004A6A44">
      <w:pPr>
        <w:pStyle w:val="ListParagraph"/>
        <w:numPr>
          <w:ilvl w:val="0"/>
          <w:numId w:val="24"/>
        </w:numPr>
        <w:rPr>
          <w:del w:id="614" w:author="Shubra Singh" w:date="2022-12-20T16:03:00Z"/>
          <w:lang w:eastAsia="en-IN"/>
        </w:rPr>
        <w:pPrChange w:id="615" w:author="Shubra Singh" w:date="2022-12-16T16:57:00Z">
          <w:pPr>
            <w:pStyle w:val="ListParagraph"/>
          </w:pPr>
        </w:pPrChange>
      </w:pPr>
    </w:p>
    <w:p w14:paraId="61AE1F29" w14:textId="4B682B56" w:rsidR="004A6A44" w:rsidDel="00A600F8" w:rsidRDefault="004D5A73">
      <w:pPr>
        <w:ind w:left="360"/>
        <w:rPr>
          <w:del w:id="616" w:author="Shubra Singh" w:date="2022-12-20T16:03:00Z"/>
          <w:lang w:eastAsia="en-IN"/>
        </w:rPr>
        <w:pPrChange w:id="617" w:author="Shubra Singh" w:date="2022-12-16T16:58:00Z">
          <w:pPr>
            <w:pStyle w:val="ListParagraph"/>
            <w:numPr>
              <w:numId w:val="24"/>
            </w:numPr>
            <w:ind w:hanging="360"/>
          </w:pPr>
        </w:pPrChange>
      </w:pPr>
      <w:del w:id="618" w:author="Shubra Singh" w:date="2022-12-16T16:56:00Z">
        <w:r w:rsidRPr="004D5A73" w:rsidDel="0073444E">
          <w:rPr>
            <w:noProof/>
            <w:lang w:eastAsia="en-IN"/>
          </w:rPr>
          <w:lastRenderedPageBreak/>
          <w:drawing>
            <wp:inline distT="0" distB="0" distL="0" distR="0" wp14:anchorId="398E5DB2" wp14:editId="7AE46B27">
              <wp:extent cx="5645440" cy="42483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5440" cy="4248368"/>
                      </a:xfrm>
                      <a:prstGeom prst="rect">
                        <a:avLst/>
                      </a:prstGeom>
                    </pic:spPr>
                  </pic:pic>
                </a:graphicData>
              </a:graphic>
            </wp:inline>
          </w:drawing>
        </w:r>
      </w:del>
    </w:p>
    <w:p w14:paraId="24CC5EE8" w14:textId="791FAADB" w:rsidR="004A6A44" w:rsidDel="00A600F8" w:rsidRDefault="004A6A44" w:rsidP="009E0E90">
      <w:pPr>
        <w:pStyle w:val="ListParagraph"/>
        <w:rPr>
          <w:del w:id="619" w:author="Shubra Singh" w:date="2022-12-20T16:03:00Z"/>
          <w:lang w:eastAsia="en-IN"/>
        </w:rPr>
      </w:pPr>
      <w:del w:id="620" w:author="Shubra Singh" w:date="2022-12-20T16:03:00Z">
        <w:r w:rsidRPr="004D23A3" w:rsidDel="00A600F8">
          <w:rPr>
            <w:noProof/>
          </w:rPr>
          <w:delText xml:space="preserve"> </w:delText>
        </w:r>
      </w:del>
    </w:p>
    <w:p w14:paraId="4F61B7D5" w14:textId="16678648" w:rsidR="004A6A44" w:rsidDel="00A600F8" w:rsidRDefault="004A6A44" w:rsidP="004A6A44">
      <w:pPr>
        <w:pStyle w:val="ListParagraph"/>
        <w:numPr>
          <w:ilvl w:val="0"/>
          <w:numId w:val="24"/>
        </w:numPr>
        <w:rPr>
          <w:del w:id="621" w:author="Shubra Singh" w:date="2022-12-20T16:03:00Z"/>
          <w:lang w:eastAsia="en-IN"/>
        </w:rPr>
      </w:pPr>
      <w:del w:id="622" w:author="Shubra Singh" w:date="2022-12-20T16:03:00Z">
        <w:r w:rsidDel="00A600F8">
          <w:rPr>
            <w:lang w:eastAsia="en-IN"/>
          </w:rPr>
          <w:delText>Edit the network settings and add the VPC of the template created. And enable auto assign public ip.</w:delText>
        </w:r>
      </w:del>
    </w:p>
    <w:p w14:paraId="72D64024" w14:textId="649305BB" w:rsidR="004A6A44" w:rsidDel="00A600F8" w:rsidRDefault="004A6A44" w:rsidP="004A6A44">
      <w:pPr>
        <w:pStyle w:val="ListParagraph"/>
        <w:numPr>
          <w:ilvl w:val="0"/>
          <w:numId w:val="24"/>
        </w:numPr>
        <w:rPr>
          <w:del w:id="623" w:author="Shubra Singh" w:date="2022-12-20T16:03:00Z"/>
          <w:lang w:eastAsia="en-IN"/>
        </w:rPr>
      </w:pPr>
      <w:del w:id="624" w:author="Shubra Singh" w:date="2022-12-20T16:03:00Z">
        <w:r w:rsidDel="00A600F8">
          <w:rPr>
            <w:lang w:eastAsia="en-IN"/>
          </w:rPr>
          <w:delText xml:space="preserve">Subnet should be </w:delText>
        </w:r>
        <w:r w:rsidR="0022288B" w:rsidDel="00A600F8">
          <w:rPr>
            <w:lang w:eastAsia="en-IN"/>
          </w:rPr>
          <w:delText xml:space="preserve">Data </w:delText>
        </w:r>
        <w:r w:rsidDel="00A600F8">
          <w:rPr>
            <w:lang w:eastAsia="en-IN"/>
          </w:rPr>
          <w:delText>subnet. (e.g 10.0.</w:delText>
        </w:r>
        <w:r w:rsidR="003122C7" w:rsidDel="00A600F8">
          <w:rPr>
            <w:lang w:eastAsia="en-IN"/>
          </w:rPr>
          <w:delText>1</w:delText>
        </w:r>
        <w:r w:rsidDel="00A600F8">
          <w:rPr>
            <w:lang w:eastAsia="en-IN"/>
          </w:rPr>
          <w:delText>.0/24)</w:delText>
        </w:r>
      </w:del>
    </w:p>
    <w:p w14:paraId="20679626" w14:textId="35D6D915" w:rsidR="004A6A44" w:rsidDel="00A600F8" w:rsidRDefault="004A6A44" w:rsidP="004A6A44">
      <w:pPr>
        <w:pStyle w:val="ListParagraph"/>
        <w:numPr>
          <w:ilvl w:val="0"/>
          <w:numId w:val="24"/>
        </w:numPr>
        <w:rPr>
          <w:del w:id="625" w:author="Shubra Singh" w:date="2022-12-20T16:03:00Z"/>
          <w:lang w:eastAsia="en-IN"/>
        </w:rPr>
      </w:pPr>
      <w:del w:id="626" w:author="Shubra Singh" w:date="2022-12-20T16:03:00Z">
        <w:r w:rsidDel="00A600F8">
          <w:rPr>
            <w:lang w:eastAsia="en-IN"/>
          </w:rPr>
          <w:delText>Also add security group of newly created template</w:delText>
        </w:r>
        <w:r w:rsidR="009E0E90" w:rsidDel="00A600F8">
          <w:rPr>
            <w:lang w:eastAsia="en-IN"/>
          </w:rPr>
          <w:delText>. [{stack-name-sg-dat}]</w:delText>
        </w:r>
        <w:r w:rsidDel="00A600F8">
          <w:rPr>
            <w:lang w:eastAsia="en-IN"/>
          </w:rPr>
          <w:delText xml:space="preserve">. </w:delText>
        </w:r>
      </w:del>
    </w:p>
    <w:p w14:paraId="40F7E707" w14:textId="1701F290" w:rsidR="004A6A44" w:rsidRPr="00D82F31" w:rsidDel="00A600F8" w:rsidRDefault="004A6A44" w:rsidP="004A6A44">
      <w:pPr>
        <w:pStyle w:val="ListParagraph"/>
        <w:numPr>
          <w:ilvl w:val="0"/>
          <w:numId w:val="24"/>
        </w:numPr>
        <w:rPr>
          <w:del w:id="627" w:author="Shubra Singh" w:date="2022-12-20T16:03:00Z"/>
          <w:lang w:eastAsia="en-IN"/>
        </w:rPr>
      </w:pPr>
      <w:del w:id="628" w:author="Shubra Singh" w:date="2022-12-20T16:03:00Z">
        <w:r w:rsidDel="00A600F8">
          <w:rPr>
            <w:lang w:eastAsia="en-IN"/>
          </w:rPr>
          <w:delText>Click on launch instance.</w:delText>
        </w:r>
      </w:del>
    </w:p>
    <w:p w14:paraId="52FD4F8E" w14:textId="40C32D25" w:rsidR="002D3278" w:rsidDel="00A600F8" w:rsidRDefault="002D3278" w:rsidP="00A54649">
      <w:pPr>
        <w:pStyle w:val="Heading1"/>
        <w:rPr>
          <w:del w:id="629" w:author="Shubra Singh" w:date="2022-12-20T16:03:00Z"/>
        </w:rPr>
      </w:pPr>
    </w:p>
    <w:p w14:paraId="628932E6" w14:textId="1AA7AC13" w:rsidR="009E0E90" w:rsidDel="00A600F8" w:rsidRDefault="009E0E90" w:rsidP="009E0E90">
      <w:pPr>
        <w:rPr>
          <w:del w:id="630" w:author="Shubra Singh" w:date="2022-12-20T16:03:00Z"/>
        </w:rPr>
      </w:pPr>
    </w:p>
    <w:p w14:paraId="7986E5BF" w14:textId="16771666" w:rsidR="009E0E90" w:rsidDel="00D12B84" w:rsidRDefault="009E0E90" w:rsidP="009E0E90">
      <w:pPr>
        <w:rPr>
          <w:del w:id="631" w:author="Shubra Singh" w:date="2022-12-20T15:49:00Z"/>
        </w:rPr>
      </w:pPr>
    </w:p>
    <w:p w14:paraId="71A30ADD" w14:textId="1ACFBD63" w:rsidR="009E0E90" w:rsidDel="00D12B84" w:rsidRDefault="009E0E90" w:rsidP="009E0E90">
      <w:pPr>
        <w:rPr>
          <w:del w:id="632" w:author="Shubra Singh" w:date="2022-12-20T15:49:00Z"/>
        </w:rPr>
      </w:pPr>
    </w:p>
    <w:p w14:paraId="108ED7EF" w14:textId="77777777" w:rsidR="00211370" w:rsidDel="00D12B84" w:rsidRDefault="00211370" w:rsidP="009E0E90">
      <w:pPr>
        <w:rPr>
          <w:del w:id="633" w:author="Shubra Singh" w:date="2022-12-20T15:49:00Z"/>
        </w:rPr>
      </w:pPr>
    </w:p>
    <w:p w14:paraId="2A462F56" w14:textId="04958EFC" w:rsidR="003831CA" w:rsidDel="00D12B84" w:rsidRDefault="003831CA" w:rsidP="009E0E90">
      <w:pPr>
        <w:rPr>
          <w:del w:id="634" w:author="Shubra Singh" w:date="2022-12-20T15:49:00Z"/>
        </w:rPr>
      </w:pPr>
    </w:p>
    <w:p w14:paraId="293F3F04" w14:textId="77777777" w:rsidR="00211370" w:rsidRDefault="00211370" w:rsidP="009E0E90"/>
    <w:p w14:paraId="6DAC5793" w14:textId="5563B3A9" w:rsidR="003831CA" w:rsidDel="00A655D1" w:rsidRDefault="003831CA" w:rsidP="009E0E90">
      <w:pPr>
        <w:rPr>
          <w:del w:id="635" w:author="Shubra Singh" w:date="2022-12-16T16:46:00Z"/>
        </w:rPr>
      </w:pPr>
    </w:p>
    <w:p w14:paraId="6CF04A1C" w14:textId="40325BB9" w:rsidR="003831CA" w:rsidDel="00A655D1" w:rsidRDefault="003831CA" w:rsidP="009E0E90">
      <w:pPr>
        <w:rPr>
          <w:del w:id="636" w:author="Shubra Singh" w:date="2022-12-16T16:46:00Z"/>
        </w:rPr>
      </w:pPr>
    </w:p>
    <w:p w14:paraId="66F59335" w14:textId="5270BDC3" w:rsidR="003831CA" w:rsidDel="00A655D1" w:rsidRDefault="003831CA" w:rsidP="009E0E90">
      <w:pPr>
        <w:rPr>
          <w:del w:id="637" w:author="Shubra Singh" w:date="2022-12-16T16:46:00Z"/>
        </w:rPr>
      </w:pPr>
    </w:p>
    <w:p w14:paraId="4A2CBB4E" w14:textId="039944FD" w:rsidR="003831CA" w:rsidDel="00A655D1" w:rsidRDefault="003831CA" w:rsidP="009E0E90">
      <w:pPr>
        <w:rPr>
          <w:del w:id="638" w:author="Shubra Singh" w:date="2022-12-16T16:46:00Z"/>
        </w:rPr>
      </w:pPr>
    </w:p>
    <w:p w14:paraId="29F854E9" w14:textId="7B37E40F" w:rsidR="003831CA" w:rsidDel="00A655D1" w:rsidRDefault="003831CA" w:rsidP="009E0E90">
      <w:pPr>
        <w:rPr>
          <w:del w:id="639" w:author="Shubra Singh" w:date="2022-12-16T16:46:00Z"/>
        </w:rPr>
      </w:pPr>
    </w:p>
    <w:p w14:paraId="2A351FDE" w14:textId="1D59FAB2" w:rsidR="003831CA" w:rsidDel="00A655D1" w:rsidRDefault="003831CA" w:rsidP="009E0E90">
      <w:pPr>
        <w:rPr>
          <w:del w:id="640" w:author="Shubra Singh" w:date="2022-12-16T16:46:00Z"/>
        </w:rPr>
      </w:pPr>
    </w:p>
    <w:p w14:paraId="1FF34C97" w14:textId="04FFEDE2" w:rsidR="003831CA" w:rsidDel="00A655D1" w:rsidRDefault="003831CA" w:rsidP="009E0E90">
      <w:pPr>
        <w:rPr>
          <w:del w:id="641" w:author="Shubra Singh" w:date="2022-12-16T16:46:00Z"/>
        </w:rPr>
      </w:pPr>
    </w:p>
    <w:p w14:paraId="6955B357" w14:textId="5BF9D837" w:rsidR="003831CA" w:rsidDel="00A655D1" w:rsidRDefault="003831CA" w:rsidP="009E0E90">
      <w:pPr>
        <w:rPr>
          <w:del w:id="642" w:author="Shubra Singh" w:date="2022-12-16T16:46:00Z"/>
        </w:rPr>
      </w:pPr>
    </w:p>
    <w:p w14:paraId="1AE88BB3" w14:textId="39C4DF8D" w:rsidR="003831CA" w:rsidDel="00A655D1" w:rsidRDefault="003831CA" w:rsidP="009E0E90">
      <w:pPr>
        <w:rPr>
          <w:del w:id="643" w:author="Shubra Singh" w:date="2022-12-16T16:46:00Z"/>
        </w:rPr>
      </w:pPr>
    </w:p>
    <w:p w14:paraId="50C0F1D9" w14:textId="3E07A0DD" w:rsidR="003831CA" w:rsidDel="00A655D1" w:rsidRDefault="003831CA" w:rsidP="009E0E90">
      <w:pPr>
        <w:rPr>
          <w:del w:id="644" w:author="Shubra Singh" w:date="2022-12-16T16:46:00Z"/>
        </w:rPr>
      </w:pPr>
    </w:p>
    <w:p w14:paraId="45B3089D" w14:textId="5530DA41" w:rsidR="003831CA" w:rsidDel="00A655D1" w:rsidRDefault="003831CA" w:rsidP="009E0E90">
      <w:pPr>
        <w:rPr>
          <w:del w:id="645" w:author="Shubra Singh" w:date="2022-12-16T16:46:00Z"/>
        </w:rPr>
      </w:pPr>
    </w:p>
    <w:p w14:paraId="4E31C9D4" w14:textId="77777777" w:rsidR="003831CA" w:rsidRPr="009E0E90" w:rsidDel="00A655D1" w:rsidRDefault="003831CA" w:rsidP="009E0E90">
      <w:pPr>
        <w:rPr>
          <w:del w:id="646" w:author="Shubra Singh" w:date="2022-12-16T16:46:00Z"/>
        </w:rPr>
      </w:pPr>
    </w:p>
    <w:p w14:paraId="26AD69C0" w14:textId="77777777" w:rsidR="00B10C5E" w:rsidDel="00A655D1" w:rsidRDefault="00B10C5E" w:rsidP="00A54649">
      <w:pPr>
        <w:pStyle w:val="Heading1"/>
        <w:rPr>
          <w:del w:id="647" w:author="Shubra Singh" w:date="2022-12-16T16:46:00Z"/>
        </w:rPr>
      </w:pPr>
    </w:p>
    <w:p w14:paraId="29028AFB" w14:textId="20EE3E77" w:rsidR="001709C0" w:rsidRDefault="00A54649" w:rsidP="00A54649">
      <w:pPr>
        <w:pStyle w:val="Heading1"/>
      </w:pPr>
      <w:bookmarkStart w:id="648" w:name="_Toc122446583"/>
      <w:r>
        <w:t>Chapter</w:t>
      </w:r>
      <w:r w:rsidR="00472B8A">
        <w:t xml:space="preserve"> </w:t>
      </w:r>
      <w:ins w:id="649" w:author="Shubra Singh" w:date="2022-12-20T16:03:00Z">
        <w:r w:rsidR="00A600F8">
          <w:t>2</w:t>
        </w:r>
      </w:ins>
      <w:bookmarkEnd w:id="648"/>
      <w:del w:id="650" w:author="Shubra Singh" w:date="2022-12-20T16:03:00Z">
        <w:r w:rsidR="002D3278" w:rsidDel="00A600F8">
          <w:delText>3</w:delText>
        </w:r>
      </w:del>
    </w:p>
    <w:p w14:paraId="5C76142E" w14:textId="2381110D" w:rsidR="004548D4" w:rsidRPr="004548D4" w:rsidRDefault="004548D4" w:rsidP="004548D4">
      <w:pPr>
        <w:pStyle w:val="Heading2"/>
        <w:rPr>
          <w:sz w:val="30"/>
          <w:szCs w:val="30"/>
        </w:rPr>
      </w:pPr>
      <w:bookmarkStart w:id="651" w:name="_Toc122446584"/>
      <w:r w:rsidRPr="004548D4">
        <w:rPr>
          <w:sz w:val="30"/>
          <w:szCs w:val="30"/>
        </w:rPr>
        <w:t>configure</w:t>
      </w:r>
      <w:bookmarkEnd w:id="651"/>
    </w:p>
    <w:p w14:paraId="2DD0293C" w14:textId="1C3FD161" w:rsidR="001709C0" w:rsidRPr="00D12B84" w:rsidDel="00D12B84" w:rsidRDefault="00D12B84" w:rsidP="00B02289">
      <w:pPr>
        <w:pStyle w:val="ListParagraph"/>
        <w:numPr>
          <w:ilvl w:val="0"/>
          <w:numId w:val="6"/>
        </w:numPr>
        <w:jc w:val="both"/>
        <w:rPr>
          <w:del w:id="652" w:author="Shubra Singh" w:date="2022-12-20T15:50:00Z"/>
          <w:lang w:val="en-IN" w:eastAsia="en-US"/>
        </w:rPr>
      </w:pPr>
      <w:bookmarkStart w:id="653" w:name="_Hlk122446261"/>
      <w:ins w:id="654" w:author="Shubra Singh" w:date="2022-12-20T15:50:00Z">
        <w:r>
          <w:t xml:space="preserve">Here we will run python </w:t>
        </w:r>
        <w:proofErr w:type="gramStart"/>
        <w:r>
          <w:t>script</w:t>
        </w:r>
        <w:proofErr w:type="gramEnd"/>
        <w:r>
          <w:t xml:space="preserve"> and which will configure SLB and SSL to </w:t>
        </w:r>
        <w:proofErr w:type="spellStart"/>
        <w:r>
          <w:t>vThunder</w:t>
        </w:r>
        <w:proofErr w:type="spellEnd"/>
        <w:r>
          <w:t xml:space="preserve">. </w:t>
        </w:r>
      </w:ins>
      <w:del w:id="655" w:author="Shubra Singh" w:date="2022-12-20T15:50:00Z">
        <w:r w:rsidR="001709C0" w:rsidRPr="00612D41" w:rsidDel="00D12B84">
          <w:rPr>
            <w:szCs w:val="28"/>
            <w:lang w:val="en-IN" w:eastAsia="en-US"/>
          </w:rPr>
          <w:delText xml:space="preserve">Install all </w:delText>
        </w:r>
        <w:r w:rsidR="00612D41" w:rsidRPr="00612D41" w:rsidDel="00D12B84">
          <w:rPr>
            <w:szCs w:val="28"/>
            <w:lang w:val="en-IN" w:eastAsia="en-US"/>
          </w:rPr>
          <w:delText>dependencies</w:delText>
        </w:r>
        <w:r w:rsidR="001709C0" w:rsidRPr="00182A0C" w:rsidDel="00D12B84">
          <w:rPr>
            <w:szCs w:val="28"/>
            <w:lang w:val="en-IN" w:eastAsia="en-US"/>
          </w:rPr>
          <w:delText xml:space="preserve"> using following command (one time step).</w:delText>
        </w:r>
      </w:del>
    </w:p>
    <w:bookmarkEnd w:id="653"/>
    <w:p w14:paraId="25CA9FDE" w14:textId="14B7F54E" w:rsidR="001709C0" w:rsidRPr="00612D41" w:rsidDel="00D12B84" w:rsidRDefault="001709C0" w:rsidP="00CD0C4E">
      <w:pPr>
        <w:ind w:left="720"/>
        <w:jc w:val="both"/>
        <w:rPr>
          <w:del w:id="656" w:author="Shubra Singh" w:date="2022-12-20T15:50:00Z"/>
          <w:color w:val="2E74B5" w:themeColor="accent5" w:themeShade="BF"/>
          <w:szCs w:val="28"/>
        </w:rPr>
      </w:pPr>
      <w:del w:id="657" w:author="Shubra Singh" w:date="2022-12-20T15:50:00Z">
        <w:r w:rsidRPr="00612D41" w:rsidDel="00D12B84">
          <w:rPr>
            <w:color w:val="2E74B5" w:themeColor="accent5" w:themeShade="BF"/>
            <w:szCs w:val="28"/>
          </w:rPr>
          <w:delText>$ pip install -r requirements.txt</w:delText>
        </w:r>
      </w:del>
    </w:p>
    <w:p w14:paraId="6B16C245" w14:textId="6FA8C124" w:rsidR="000970D1" w:rsidRPr="000970D1" w:rsidDel="00D12B84" w:rsidRDefault="000970D1" w:rsidP="00B02289">
      <w:pPr>
        <w:pStyle w:val="NormalWeb"/>
        <w:numPr>
          <w:ilvl w:val="0"/>
          <w:numId w:val="6"/>
        </w:numPr>
        <w:shd w:val="clear" w:color="auto" w:fill="FFFFFF"/>
        <w:spacing w:before="0" w:beforeAutospacing="0" w:after="0" w:afterAutospacing="0" w:line="360" w:lineRule="atLeast"/>
        <w:jc w:val="both"/>
        <w:rPr>
          <w:del w:id="658" w:author="Shubra Singh" w:date="2022-12-20T15:50:00Z"/>
          <w:rFonts w:asciiTheme="minorHAnsi" w:hAnsiTheme="minorHAnsi" w:cstheme="minorHAnsi"/>
          <w:color w:val="16191F"/>
          <w:sz w:val="28"/>
          <w:szCs w:val="28"/>
        </w:rPr>
      </w:pPr>
      <w:del w:id="659" w:author="Shubra Singh" w:date="2022-12-20T15:50:00Z">
        <w:r w:rsidDel="00D12B84">
          <w:rPr>
            <w:rFonts w:asciiTheme="minorHAnsi" w:hAnsiTheme="minorHAnsi" w:cstheme="minorHAnsi"/>
            <w:color w:val="16191F"/>
            <w:sz w:val="28"/>
            <w:szCs w:val="28"/>
          </w:rPr>
          <w:delText>Set system environment variables</w:delText>
        </w:r>
      </w:del>
    </w:p>
    <w:p w14:paraId="16FCD581" w14:textId="7CA21BE2" w:rsidR="009547BA" w:rsidDel="00D12B84" w:rsidRDefault="000970D1" w:rsidP="00B02289">
      <w:pPr>
        <w:pStyle w:val="NormalWeb"/>
        <w:numPr>
          <w:ilvl w:val="0"/>
          <w:numId w:val="10"/>
        </w:numPr>
        <w:shd w:val="clear" w:color="auto" w:fill="FFFFFF"/>
        <w:spacing w:before="0" w:beforeAutospacing="0" w:after="0" w:afterAutospacing="0" w:line="360" w:lineRule="atLeast"/>
        <w:jc w:val="both"/>
        <w:rPr>
          <w:del w:id="660" w:author="Shubra Singh" w:date="2022-12-20T15:50:00Z"/>
          <w:rFonts w:asciiTheme="minorHAnsi" w:hAnsiTheme="minorHAnsi" w:cstheme="minorHAnsi"/>
          <w:color w:val="16191F"/>
          <w:sz w:val="28"/>
          <w:szCs w:val="28"/>
        </w:rPr>
      </w:pPr>
      <w:del w:id="661" w:author="Shubra Singh" w:date="2022-12-20T15:50:00Z">
        <w:r w:rsidRPr="00182A0C" w:rsidDel="00D12B84">
          <w:rPr>
            <w:rFonts w:asciiTheme="minorHAnsi" w:hAnsiTheme="minorHAnsi" w:cstheme="minorHAnsi"/>
            <w:b/>
            <w:bCs/>
            <w:color w:val="16191F"/>
            <w:sz w:val="28"/>
            <w:szCs w:val="28"/>
            <w:u w:val="single"/>
          </w:rPr>
          <w:delText>For windows</w:delText>
        </w:r>
        <w:r w:rsidRPr="00182A0C" w:rsidDel="00D12B84">
          <w:rPr>
            <w:rFonts w:asciiTheme="minorHAnsi" w:hAnsiTheme="minorHAnsi" w:cstheme="minorHAnsi"/>
            <w:color w:val="16191F"/>
            <w:sz w:val="28"/>
            <w:szCs w:val="28"/>
          </w:rPr>
          <w:delText xml:space="preserve">: </w:delText>
        </w:r>
      </w:del>
    </w:p>
    <w:p w14:paraId="2172553C" w14:textId="0B558EEE" w:rsidR="000970D1" w:rsidRPr="00182A0C" w:rsidDel="00D12B84" w:rsidRDefault="00107A65" w:rsidP="00B02289">
      <w:pPr>
        <w:pStyle w:val="NormalWeb"/>
        <w:numPr>
          <w:ilvl w:val="0"/>
          <w:numId w:val="18"/>
        </w:numPr>
        <w:shd w:val="clear" w:color="auto" w:fill="FFFFFF"/>
        <w:spacing w:before="0" w:beforeAutospacing="0" w:after="0" w:afterAutospacing="0" w:line="360" w:lineRule="atLeast"/>
        <w:jc w:val="both"/>
        <w:rPr>
          <w:del w:id="662" w:author="Shubra Singh" w:date="2022-12-20T15:50:00Z"/>
          <w:rFonts w:asciiTheme="minorHAnsi" w:hAnsiTheme="minorHAnsi" w:cstheme="minorHAnsi"/>
          <w:color w:val="16191F"/>
          <w:sz w:val="28"/>
          <w:szCs w:val="28"/>
        </w:rPr>
      </w:pPr>
      <w:del w:id="663" w:author="Shubra Singh" w:date="2022-12-20T15:50:00Z">
        <w:r w:rsidDel="00D12B84">
          <w:rPr>
            <w:rFonts w:asciiTheme="minorHAnsi" w:hAnsiTheme="minorHAnsi" w:cstheme="minorHAnsi"/>
            <w:color w:val="16191F"/>
            <w:sz w:val="28"/>
            <w:szCs w:val="28"/>
          </w:rPr>
          <w:delText xml:space="preserve">Create </w:delText>
        </w:r>
        <w:r w:rsidR="00CD0C4E" w:rsidDel="00D12B84">
          <w:rPr>
            <w:rFonts w:asciiTheme="minorHAnsi" w:hAnsiTheme="minorHAnsi" w:cstheme="minorHAnsi"/>
            <w:color w:val="16191F"/>
            <w:sz w:val="28"/>
            <w:szCs w:val="28"/>
          </w:rPr>
          <w:delText xml:space="preserve">an </w:delText>
        </w:r>
        <w:r w:rsidR="000970D1" w:rsidRPr="00182A0C" w:rsidDel="00D12B84">
          <w:rPr>
            <w:rFonts w:asciiTheme="minorHAnsi" w:hAnsiTheme="minorHAnsi" w:cstheme="minorHAnsi"/>
            <w:color w:val="16191F"/>
            <w:sz w:val="28"/>
            <w:szCs w:val="28"/>
          </w:rPr>
          <w:delText>AWS credentials file on your local system, located at:</w:delText>
        </w:r>
      </w:del>
    </w:p>
    <w:p w14:paraId="3A3C9E56" w14:textId="453FC724" w:rsidR="000970D1" w:rsidRPr="00FE0970" w:rsidDel="00D12B84" w:rsidRDefault="00CD0C4E" w:rsidP="00CD0C4E">
      <w:pPr>
        <w:pStyle w:val="NormalWeb"/>
        <w:shd w:val="clear" w:color="auto" w:fill="FFFFFF"/>
        <w:spacing w:before="0" w:beforeAutospacing="0" w:after="0" w:afterAutospacing="0" w:line="360" w:lineRule="atLeast"/>
        <w:ind w:left="720"/>
        <w:jc w:val="both"/>
        <w:rPr>
          <w:del w:id="664" w:author="Shubra Singh" w:date="2022-12-20T15:50:00Z"/>
          <w:rFonts w:asciiTheme="minorHAnsi" w:hAnsiTheme="minorHAnsi" w:cstheme="minorHAnsi"/>
          <w:i/>
          <w:iCs/>
          <w:color w:val="2E74B5" w:themeColor="accent5" w:themeShade="BF"/>
          <w:sz w:val="28"/>
          <w:szCs w:val="28"/>
        </w:rPr>
      </w:pPr>
      <w:del w:id="665" w:author="Shubra Singh" w:date="2022-12-20T15:50:00Z">
        <w:r w:rsidDel="00D12B84">
          <w:rPr>
            <w:rStyle w:val="HTMLCode"/>
            <w:rFonts w:asciiTheme="minorHAnsi" w:hAnsiTheme="minorHAnsi" w:cstheme="minorHAnsi"/>
            <w:i/>
            <w:iCs/>
            <w:color w:val="2E74B5" w:themeColor="accent5" w:themeShade="BF"/>
            <w:sz w:val="28"/>
            <w:szCs w:val="28"/>
          </w:rPr>
          <w:delText xml:space="preserve">      </w:delText>
        </w:r>
        <w:r w:rsidR="000970D1" w:rsidRPr="00FE0970" w:rsidDel="00D12B84">
          <w:rPr>
            <w:rStyle w:val="HTMLCode"/>
            <w:rFonts w:asciiTheme="minorHAnsi" w:hAnsiTheme="minorHAnsi" w:cstheme="minorHAnsi"/>
            <w:i/>
            <w:iCs/>
            <w:color w:val="2E74B5" w:themeColor="accent5" w:themeShade="BF"/>
            <w:sz w:val="28"/>
            <w:szCs w:val="28"/>
          </w:rPr>
          <w:delText>C:\Users\USERNAME\.aws\credentials</w:delText>
        </w:r>
        <w:r w:rsidR="000970D1" w:rsidRPr="00FE0970" w:rsidDel="00D12B84">
          <w:rPr>
            <w:rFonts w:asciiTheme="minorHAnsi" w:hAnsiTheme="minorHAnsi" w:cstheme="minorHAnsi"/>
            <w:i/>
            <w:iCs/>
            <w:color w:val="2E74B5" w:themeColor="accent5" w:themeShade="BF"/>
            <w:sz w:val="28"/>
            <w:szCs w:val="28"/>
          </w:rPr>
          <w:delText xml:space="preserve"> </w:delText>
        </w:r>
      </w:del>
    </w:p>
    <w:p w14:paraId="42932448" w14:textId="502DC552" w:rsidR="000970D1" w:rsidRPr="00182A0C" w:rsidDel="00D12B84" w:rsidRDefault="000970D1" w:rsidP="00B02289">
      <w:pPr>
        <w:pStyle w:val="NormalWeb"/>
        <w:numPr>
          <w:ilvl w:val="0"/>
          <w:numId w:val="18"/>
        </w:numPr>
        <w:shd w:val="clear" w:color="auto" w:fill="FFFFFF"/>
        <w:spacing w:before="0" w:beforeAutospacing="0" w:after="0" w:afterAutospacing="0" w:line="360" w:lineRule="atLeast"/>
        <w:jc w:val="both"/>
        <w:rPr>
          <w:del w:id="666" w:author="Shubra Singh" w:date="2022-12-20T15:50:00Z"/>
          <w:rFonts w:asciiTheme="minorHAnsi" w:hAnsiTheme="minorHAnsi" w:cstheme="minorHAnsi"/>
          <w:color w:val="16191F"/>
          <w:sz w:val="28"/>
          <w:szCs w:val="28"/>
        </w:rPr>
      </w:pPr>
      <w:del w:id="667" w:author="Shubra Singh" w:date="2022-12-20T15:50:00Z">
        <w:r w:rsidRPr="00182A0C" w:rsidDel="00D12B84">
          <w:rPr>
            <w:rStyle w:val="HTMLCode"/>
            <w:rFonts w:asciiTheme="minorHAnsi" w:hAnsiTheme="minorHAnsi" w:cstheme="minorHAnsi"/>
            <w:color w:val="16191F"/>
            <w:sz w:val="28"/>
            <w:szCs w:val="28"/>
          </w:rPr>
          <w:delText>Add the following content to the credential file and change the access key as well as secret</w:delText>
        </w:r>
        <w:r w:rsidR="00AD2536" w:rsidDel="00D12B84">
          <w:rPr>
            <w:rStyle w:val="HTMLCode"/>
            <w:rFonts w:asciiTheme="minorHAnsi" w:hAnsiTheme="minorHAnsi" w:cstheme="minorHAnsi"/>
            <w:color w:val="16191F"/>
            <w:sz w:val="28"/>
            <w:szCs w:val="28"/>
          </w:rPr>
          <w:delText xml:space="preserve"> access</w:delText>
        </w:r>
        <w:r w:rsidRPr="00182A0C" w:rsidDel="00D12B84">
          <w:rPr>
            <w:rStyle w:val="HTMLCode"/>
            <w:rFonts w:asciiTheme="minorHAnsi" w:hAnsiTheme="minorHAnsi" w:cstheme="minorHAnsi"/>
            <w:color w:val="16191F"/>
            <w:sz w:val="28"/>
            <w:szCs w:val="28"/>
          </w:rPr>
          <w:delText xml:space="preserve"> key</w:delText>
        </w:r>
        <w:r w:rsidR="00AD2536" w:rsidDel="00D12B84">
          <w:rPr>
            <w:rStyle w:val="HTMLCode"/>
            <w:rFonts w:asciiTheme="minorHAnsi" w:hAnsiTheme="minorHAnsi" w:cstheme="minorHAnsi"/>
            <w:color w:val="16191F"/>
            <w:sz w:val="28"/>
            <w:szCs w:val="28"/>
          </w:rPr>
          <w:delText>.</w:delText>
        </w:r>
      </w:del>
    </w:p>
    <w:p w14:paraId="21E3AC3C" w14:textId="6D929A72" w:rsidR="000970D1" w:rsidRPr="00182A0C" w:rsidDel="00D12B84" w:rsidRDefault="000970D1" w:rsidP="000970D1">
      <w:pPr>
        <w:pStyle w:val="ListParagraph"/>
        <w:rPr>
          <w:del w:id="668" w:author="Shubra Singh" w:date="2022-12-20T15:50:00Z"/>
          <w:szCs w:val="28"/>
          <w:lang w:val="en-IN" w:eastAsia="en-US"/>
        </w:rPr>
      </w:pPr>
      <w:del w:id="669" w:author="Shubra Singh" w:date="2022-12-20T15:50:00Z">
        <w:r w:rsidRPr="00182A0C" w:rsidDel="00D12B84">
          <w:rPr>
            <w:noProof/>
            <w:szCs w:val="28"/>
          </w:rPr>
          <w:drawing>
            <wp:inline distT="0" distB="0" distL="0" distR="0" wp14:anchorId="65A8C23E" wp14:editId="1630C0FB">
              <wp:extent cx="5664491" cy="13399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4491" cy="1339919"/>
                      </a:xfrm>
                      <a:prstGeom prst="rect">
                        <a:avLst/>
                      </a:prstGeom>
                    </pic:spPr>
                  </pic:pic>
                </a:graphicData>
              </a:graphic>
            </wp:inline>
          </w:drawing>
        </w:r>
      </w:del>
    </w:p>
    <w:p w14:paraId="0AD94EAD" w14:textId="274653CD" w:rsidR="0036781E" w:rsidRPr="00182A0C" w:rsidDel="00D12B84" w:rsidRDefault="00967F0E" w:rsidP="00B02289">
      <w:pPr>
        <w:pStyle w:val="NormalWeb"/>
        <w:numPr>
          <w:ilvl w:val="0"/>
          <w:numId w:val="18"/>
        </w:numPr>
        <w:shd w:val="clear" w:color="auto" w:fill="FFFFFF"/>
        <w:spacing w:before="0" w:beforeAutospacing="0" w:after="0" w:afterAutospacing="0" w:line="360" w:lineRule="atLeast"/>
        <w:jc w:val="both"/>
        <w:rPr>
          <w:del w:id="670" w:author="Shubra Singh" w:date="2022-12-20T15:50:00Z"/>
          <w:rFonts w:asciiTheme="minorHAnsi" w:hAnsiTheme="minorHAnsi" w:cstheme="minorHAnsi"/>
          <w:color w:val="16191F"/>
          <w:sz w:val="28"/>
          <w:szCs w:val="28"/>
        </w:rPr>
      </w:pPr>
      <w:del w:id="671" w:author="Shubra Singh" w:date="2022-12-20T15:50:00Z">
        <w:r w:rsidDel="00D12B84">
          <w:rPr>
            <w:rFonts w:asciiTheme="minorHAnsi" w:hAnsiTheme="minorHAnsi" w:cstheme="minorHAnsi"/>
            <w:color w:val="16191F"/>
            <w:sz w:val="28"/>
            <w:szCs w:val="28"/>
          </w:rPr>
          <w:lastRenderedPageBreak/>
          <w:delText>Create an AWS config file on your local system</w:delText>
        </w:r>
        <w:r w:rsidR="0036781E" w:rsidRPr="00182A0C" w:rsidDel="00D12B84">
          <w:rPr>
            <w:rFonts w:asciiTheme="minorHAnsi" w:hAnsiTheme="minorHAnsi" w:cstheme="minorHAnsi"/>
            <w:color w:val="16191F"/>
            <w:sz w:val="28"/>
            <w:szCs w:val="28"/>
          </w:rPr>
          <w:delText>, located at:</w:delText>
        </w:r>
      </w:del>
    </w:p>
    <w:p w14:paraId="31895641" w14:textId="48C0C748" w:rsidR="000970D1" w:rsidRPr="00AA6FA3" w:rsidDel="00D12B84" w:rsidRDefault="00AA6FA3" w:rsidP="00AA6FA3">
      <w:pPr>
        <w:pStyle w:val="NormalWeb"/>
        <w:shd w:val="clear" w:color="auto" w:fill="FFFFFF"/>
        <w:spacing w:before="0" w:beforeAutospacing="0" w:after="0" w:afterAutospacing="0" w:line="360" w:lineRule="atLeast"/>
        <w:ind w:left="720"/>
        <w:jc w:val="both"/>
        <w:rPr>
          <w:del w:id="672" w:author="Shubra Singh" w:date="2022-12-20T15:50:00Z"/>
          <w:rFonts w:asciiTheme="minorHAnsi" w:hAnsiTheme="minorHAnsi" w:cstheme="minorHAnsi"/>
          <w:color w:val="16191F"/>
          <w:sz w:val="28"/>
          <w:szCs w:val="28"/>
        </w:rPr>
      </w:pPr>
      <w:del w:id="673" w:author="Shubra Singh" w:date="2022-12-20T15:50:00Z">
        <w:r w:rsidDel="00D12B84">
          <w:rPr>
            <w:rFonts w:asciiTheme="minorHAnsi" w:hAnsiTheme="minorHAnsi" w:cstheme="minorHAnsi"/>
            <w:i/>
            <w:iCs/>
            <w:color w:val="2E74B5" w:themeColor="accent5" w:themeShade="BF"/>
            <w:sz w:val="28"/>
            <w:szCs w:val="28"/>
          </w:rPr>
          <w:delText xml:space="preserve">     </w:delText>
        </w:r>
        <w:r w:rsidR="0036781E" w:rsidRPr="00FE0970" w:rsidDel="00D12B84">
          <w:rPr>
            <w:rFonts w:asciiTheme="minorHAnsi" w:hAnsiTheme="minorHAnsi" w:cstheme="minorHAnsi"/>
            <w:i/>
            <w:iCs/>
            <w:color w:val="2E74B5" w:themeColor="accent5" w:themeShade="BF"/>
            <w:sz w:val="28"/>
            <w:szCs w:val="28"/>
          </w:rPr>
          <w:delText>C:\Users\USERNAME\.aws\config</w:delText>
        </w:r>
        <w:r w:rsidR="0036781E" w:rsidRPr="00FE0970" w:rsidDel="00D12B84">
          <w:rPr>
            <w:rFonts w:asciiTheme="minorHAnsi" w:hAnsiTheme="minorHAnsi" w:cstheme="minorHAnsi"/>
            <w:color w:val="2E74B5" w:themeColor="accent5" w:themeShade="BF"/>
            <w:sz w:val="28"/>
            <w:szCs w:val="28"/>
          </w:rPr>
          <w:delText xml:space="preserve"> </w:delText>
        </w:r>
        <w:r w:rsidR="0036781E" w:rsidRPr="00182A0C" w:rsidDel="00D12B84">
          <w:rPr>
            <w:rFonts w:asciiTheme="minorHAnsi" w:hAnsiTheme="minorHAnsi" w:cstheme="minorHAnsi"/>
            <w:color w:val="16191F"/>
            <w:sz w:val="28"/>
            <w:szCs w:val="28"/>
          </w:rPr>
          <w:delText xml:space="preserve">on </w:delText>
        </w:r>
      </w:del>
    </w:p>
    <w:p w14:paraId="7CBEDBBE" w14:textId="63281CF1" w:rsidR="000970D1" w:rsidDel="00D12B84" w:rsidRDefault="000970D1" w:rsidP="00B02289">
      <w:pPr>
        <w:pStyle w:val="NormalWeb"/>
        <w:numPr>
          <w:ilvl w:val="0"/>
          <w:numId w:val="18"/>
        </w:numPr>
        <w:shd w:val="clear" w:color="auto" w:fill="FFFFFF"/>
        <w:spacing w:before="0" w:beforeAutospacing="0" w:after="0" w:afterAutospacing="0" w:line="360" w:lineRule="atLeast"/>
        <w:jc w:val="both"/>
        <w:rPr>
          <w:del w:id="674" w:author="Shubra Singh" w:date="2022-12-20T15:50:00Z"/>
          <w:rStyle w:val="HTMLCode"/>
          <w:rFonts w:asciiTheme="minorHAnsi" w:hAnsiTheme="minorHAnsi" w:cstheme="minorHAnsi"/>
          <w:color w:val="16191F"/>
          <w:sz w:val="28"/>
          <w:szCs w:val="28"/>
        </w:rPr>
      </w:pPr>
      <w:del w:id="675" w:author="Shubra Singh" w:date="2022-12-20T15:50:00Z">
        <w:r w:rsidRPr="00182A0C" w:rsidDel="00D12B84">
          <w:rPr>
            <w:rStyle w:val="HTMLCode"/>
            <w:rFonts w:asciiTheme="minorHAnsi" w:hAnsiTheme="minorHAnsi" w:cstheme="minorHAnsi"/>
            <w:color w:val="16191F"/>
            <w:sz w:val="28"/>
            <w:szCs w:val="28"/>
          </w:rPr>
          <w:delText>Add the following content to the config file and change your region.</w:delText>
        </w:r>
      </w:del>
    </w:p>
    <w:p w14:paraId="6FB0CF0D" w14:textId="1B92E8F1" w:rsidR="00AA6FA3" w:rsidRPr="00182A0C" w:rsidDel="00D12B84" w:rsidRDefault="00AA6FA3" w:rsidP="00AA6FA3">
      <w:pPr>
        <w:pStyle w:val="NormalWeb"/>
        <w:shd w:val="clear" w:color="auto" w:fill="FFFFFF"/>
        <w:spacing w:before="0" w:beforeAutospacing="0" w:after="0" w:afterAutospacing="0" w:line="360" w:lineRule="atLeast"/>
        <w:ind w:left="720" w:firstLine="360"/>
        <w:jc w:val="both"/>
        <w:rPr>
          <w:del w:id="676" w:author="Shubra Singh" w:date="2022-12-20T15:50:00Z"/>
          <w:rFonts w:asciiTheme="minorHAnsi" w:hAnsiTheme="minorHAnsi" w:cstheme="minorHAnsi"/>
          <w:color w:val="16191F"/>
          <w:sz w:val="28"/>
          <w:szCs w:val="28"/>
        </w:rPr>
      </w:pPr>
      <w:del w:id="677" w:author="Shubra Singh" w:date="2022-12-20T15:50:00Z">
        <w:r w:rsidRPr="00182A0C" w:rsidDel="00D12B84">
          <w:rPr>
            <w:rFonts w:asciiTheme="minorHAnsi" w:hAnsiTheme="minorHAnsi" w:cstheme="minorHAnsi"/>
            <w:color w:val="16191F"/>
            <w:sz w:val="28"/>
            <w:szCs w:val="28"/>
          </w:rPr>
          <w:delText xml:space="preserve">Set the AWS Region in the AWS </w:delText>
        </w:r>
        <w:r w:rsidRPr="00FE0970" w:rsidDel="00D12B84">
          <w:rPr>
            <w:rFonts w:asciiTheme="minorHAnsi" w:hAnsiTheme="minorHAnsi" w:cstheme="minorHAnsi"/>
            <w:i/>
            <w:iCs/>
            <w:color w:val="2E74B5" w:themeColor="accent5" w:themeShade="BF"/>
            <w:sz w:val="28"/>
            <w:szCs w:val="28"/>
          </w:rPr>
          <w:delText>config</w:delText>
        </w:r>
        <w:r w:rsidRPr="00182A0C" w:rsidDel="00D12B84">
          <w:rPr>
            <w:rFonts w:asciiTheme="minorHAnsi" w:hAnsiTheme="minorHAnsi" w:cstheme="minorHAnsi"/>
            <w:color w:val="16191F"/>
            <w:sz w:val="28"/>
            <w:szCs w:val="28"/>
          </w:rPr>
          <w:delText xml:space="preserve"> file on your local system</w:delText>
        </w:r>
      </w:del>
    </w:p>
    <w:p w14:paraId="410109F3" w14:textId="6750D95B" w:rsidR="000970D1" w:rsidDel="00D12B84" w:rsidRDefault="000970D1" w:rsidP="000970D1">
      <w:pPr>
        <w:pStyle w:val="NormalWeb"/>
        <w:shd w:val="clear" w:color="auto" w:fill="FFFFFF"/>
        <w:spacing w:before="0" w:beforeAutospacing="0" w:after="0" w:afterAutospacing="0" w:line="360" w:lineRule="atLeast"/>
        <w:ind w:left="720"/>
        <w:rPr>
          <w:del w:id="678" w:author="Shubra Singh" w:date="2022-12-20T15:50:00Z"/>
          <w:rFonts w:asciiTheme="minorHAnsi" w:hAnsiTheme="minorHAnsi" w:cstheme="minorHAnsi"/>
          <w:sz w:val="28"/>
          <w:szCs w:val="28"/>
          <w:lang w:eastAsia="en-US"/>
        </w:rPr>
      </w:pPr>
      <w:del w:id="679" w:author="Shubra Singh" w:date="2022-12-20T15:50:00Z">
        <w:r w:rsidRPr="00182A0C" w:rsidDel="00D12B84">
          <w:rPr>
            <w:rFonts w:cstheme="minorHAnsi"/>
            <w:noProof/>
            <w:color w:val="16191F"/>
            <w:szCs w:val="28"/>
          </w:rPr>
          <w:drawing>
            <wp:inline distT="0" distB="0" distL="0" distR="0" wp14:anchorId="67682BB5" wp14:editId="2261A662">
              <wp:extent cx="3930852" cy="107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0852" cy="1073205"/>
                      </a:xfrm>
                      <a:prstGeom prst="rect">
                        <a:avLst/>
                      </a:prstGeom>
                    </pic:spPr>
                  </pic:pic>
                </a:graphicData>
              </a:graphic>
            </wp:inline>
          </w:drawing>
        </w:r>
      </w:del>
    </w:p>
    <w:p w14:paraId="688AD501" w14:textId="23AF66A8" w:rsidR="000C0DEC" w:rsidDel="00D12B84" w:rsidRDefault="000C0DEC" w:rsidP="000970D1">
      <w:pPr>
        <w:pStyle w:val="NormalWeb"/>
        <w:shd w:val="clear" w:color="auto" w:fill="FFFFFF"/>
        <w:spacing w:before="0" w:beforeAutospacing="0" w:after="0" w:afterAutospacing="0" w:line="360" w:lineRule="atLeast"/>
        <w:ind w:left="720"/>
        <w:rPr>
          <w:del w:id="680" w:author="Shubra Singh" w:date="2022-12-20T15:50:00Z"/>
          <w:rFonts w:asciiTheme="minorHAnsi" w:hAnsiTheme="minorHAnsi" w:cstheme="minorHAnsi"/>
          <w:sz w:val="28"/>
          <w:szCs w:val="28"/>
          <w:lang w:eastAsia="en-US"/>
        </w:rPr>
      </w:pPr>
    </w:p>
    <w:p w14:paraId="24ECC7C8" w14:textId="1B01F268" w:rsidR="002D3278" w:rsidRPr="00182A0C" w:rsidDel="00D12B84" w:rsidRDefault="002D3278" w:rsidP="000970D1">
      <w:pPr>
        <w:pStyle w:val="NormalWeb"/>
        <w:shd w:val="clear" w:color="auto" w:fill="FFFFFF"/>
        <w:spacing w:before="0" w:beforeAutospacing="0" w:after="0" w:afterAutospacing="0" w:line="360" w:lineRule="atLeast"/>
        <w:ind w:left="720"/>
        <w:rPr>
          <w:del w:id="681" w:author="Shubra Singh" w:date="2022-12-20T15:50:00Z"/>
          <w:rFonts w:asciiTheme="minorHAnsi" w:hAnsiTheme="minorHAnsi" w:cstheme="minorHAnsi"/>
          <w:sz w:val="28"/>
          <w:szCs w:val="28"/>
          <w:lang w:eastAsia="en-US"/>
        </w:rPr>
      </w:pPr>
    </w:p>
    <w:p w14:paraId="7854C0D9" w14:textId="0DCA1406" w:rsidR="007E0967" w:rsidDel="00D12B84" w:rsidRDefault="000970D1" w:rsidP="00B02289">
      <w:pPr>
        <w:pStyle w:val="NormalWeb"/>
        <w:numPr>
          <w:ilvl w:val="0"/>
          <w:numId w:val="10"/>
        </w:numPr>
        <w:shd w:val="clear" w:color="auto" w:fill="FFFFFF"/>
        <w:spacing w:before="0" w:beforeAutospacing="0" w:after="0" w:afterAutospacing="0" w:line="360" w:lineRule="atLeast"/>
        <w:rPr>
          <w:del w:id="682" w:author="Shubra Singh" w:date="2022-12-20T15:50:00Z"/>
          <w:rFonts w:asciiTheme="minorHAnsi" w:hAnsiTheme="minorHAnsi" w:cstheme="minorHAnsi"/>
          <w:color w:val="16191F"/>
          <w:sz w:val="28"/>
          <w:szCs w:val="28"/>
        </w:rPr>
      </w:pPr>
      <w:del w:id="683" w:author="Shubra Singh" w:date="2022-12-20T15:50:00Z">
        <w:r w:rsidRPr="00897471" w:rsidDel="00D12B84">
          <w:rPr>
            <w:rFonts w:asciiTheme="minorHAnsi" w:hAnsiTheme="minorHAnsi" w:cstheme="minorHAnsi"/>
            <w:b/>
            <w:bCs/>
            <w:color w:val="16191F"/>
            <w:sz w:val="28"/>
            <w:szCs w:val="28"/>
            <w:u w:val="single"/>
          </w:rPr>
          <w:delText>For linux</w:delText>
        </w:r>
        <w:r w:rsidR="00285E97" w:rsidRPr="00897471" w:rsidDel="00D12B84">
          <w:rPr>
            <w:rFonts w:asciiTheme="minorHAnsi" w:hAnsiTheme="minorHAnsi" w:cstheme="minorHAnsi"/>
            <w:b/>
            <w:bCs/>
            <w:color w:val="16191F"/>
            <w:sz w:val="28"/>
            <w:szCs w:val="28"/>
            <w:u w:val="single"/>
          </w:rPr>
          <w:delText>, macOS, Unix</w:delText>
        </w:r>
        <w:r w:rsidRPr="00182A0C" w:rsidDel="00D12B84">
          <w:rPr>
            <w:rFonts w:asciiTheme="minorHAnsi" w:hAnsiTheme="minorHAnsi" w:cstheme="minorHAnsi"/>
            <w:color w:val="16191F"/>
            <w:sz w:val="28"/>
            <w:szCs w:val="28"/>
          </w:rPr>
          <w:delText>:</w:delText>
        </w:r>
      </w:del>
    </w:p>
    <w:p w14:paraId="5FE787EA" w14:textId="47747859" w:rsidR="000970D1" w:rsidRPr="00182A0C" w:rsidDel="00D12B84" w:rsidRDefault="00285E97" w:rsidP="00B02289">
      <w:pPr>
        <w:pStyle w:val="NormalWeb"/>
        <w:numPr>
          <w:ilvl w:val="0"/>
          <w:numId w:val="19"/>
        </w:numPr>
        <w:shd w:val="clear" w:color="auto" w:fill="FFFFFF"/>
        <w:spacing w:before="0" w:beforeAutospacing="0" w:after="0" w:afterAutospacing="0" w:line="360" w:lineRule="atLeast"/>
        <w:rPr>
          <w:del w:id="684" w:author="Shubra Singh" w:date="2022-12-20T15:50:00Z"/>
          <w:rFonts w:asciiTheme="minorHAnsi" w:hAnsiTheme="minorHAnsi" w:cstheme="minorHAnsi"/>
          <w:color w:val="16191F"/>
          <w:sz w:val="28"/>
          <w:szCs w:val="28"/>
        </w:rPr>
      </w:pPr>
      <w:del w:id="685" w:author="Shubra Singh" w:date="2022-12-20T15:50:00Z">
        <w:r w:rsidDel="00D12B84">
          <w:rPr>
            <w:rFonts w:asciiTheme="minorHAnsi" w:hAnsiTheme="minorHAnsi" w:cstheme="minorHAnsi"/>
            <w:color w:val="16191F"/>
            <w:sz w:val="28"/>
            <w:szCs w:val="28"/>
          </w:rPr>
          <w:delText xml:space="preserve"> </w:delText>
        </w:r>
        <w:r w:rsidR="007E0967" w:rsidDel="00D12B84">
          <w:rPr>
            <w:rFonts w:asciiTheme="minorHAnsi" w:hAnsiTheme="minorHAnsi" w:cstheme="minorHAnsi"/>
            <w:color w:val="16191F"/>
            <w:sz w:val="28"/>
            <w:szCs w:val="28"/>
          </w:rPr>
          <w:delText xml:space="preserve">Create a </w:delText>
        </w:r>
        <w:r w:rsidR="00630D4C" w:rsidRPr="00182A0C" w:rsidDel="00D12B84">
          <w:rPr>
            <w:rFonts w:asciiTheme="minorHAnsi" w:hAnsiTheme="minorHAnsi" w:cstheme="minorHAnsi"/>
            <w:color w:val="16191F"/>
            <w:sz w:val="28"/>
            <w:szCs w:val="28"/>
          </w:rPr>
          <w:delText xml:space="preserve">credentials </w:delText>
        </w:r>
        <w:r w:rsidR="00630D4C" w:rsidDel="00D12B84">
          <w:rPr>
            <w:rFonts w:asciiTheme="minorHAnsi" w:hAnsiTheme="minorHAnsi" w:cstheme="minorHAnsi"/>
            <w:color w:val="16191F"/>
            <w:sz w:val="28"/>
            <w:szCs w:val="28"/>
          </w:rPr>
          <w:delText xml:space="preserve">file </w:delText>
        </w:r>
        <w:r w:rsidR="000970D1" w:rsidRPr="00182A0C" w:rsidDel="00D12B84">
          <w:rPr>
            <w:rFonts w:asciiTheme="minorHAnsi" w:hAnsiTheme="minorHAnsi" w:cstheme="minorHAnsi"/>
            <w:color w:val="16191F"/>
            <w:sz w:val="28"/>
            <w:szCs w:val="28"/>
          </w:rPr>
          <w:delText>in the AWS credentials profile file on your local system, located at:</w:delText>
        </w:r>
      </w:del>
    </w:p>
    <w:p w14:paraId="505617A4" w14:textId="1AC10293" w:rsidR="000970D1" w:rsidRPr="00182A0C" w:rsidDel="00D12B84" w:rsidRDefault="000970D1" w:rsidP="00630D4C">
      <w:pPr>
        <w:pStyle w:val="NormalWeb"/>
        <w:shd w:val="clear" w:color="auto" w:fill="FFFFFF"/>
        <w:spacing w:before="0" w:beforeAutospacing="0" w:after="0" w:afterAutospacing="0" w:line="360" w:lineRule="atLeast"/>
        <w:ind w:left="720" w:firstLine="720"/>
        <w:rPr>
          <w:del w:id="686" w:author="Shubra Singh" w:date="2022-12-20T15:50:00Z"/>
          <w:rFonts w:asciiTheme="minorHAnsi" w:hAnsiTheme="minorHAnsi" w:cstheme="minorHAnsi"/>
          <w:color w:val="16191F"/>
          <w:sz w:val="28"/>
          <w:szCs w:val="28"/>
        </w:rPr>
      </w:pPr>
      <w:del w:id="687" w:author="Shubra Singh" w:date="2022-12-20T15:50:00Z">
        <w:r w:rsidRPr="00182A0C" w:rsidDel="00D12B84">
          <w:rPr>
            <w:rStyle w:val="HTMLCode"/>
            <w:rFonts w:asciiTheme="minorHAnsi" w:hAnsiTheme="minorHAnsi" w:cstheme="minorHAnsi"/>
            <w:color w:val="16191F"/>
            <w:sz w:val="28"/>
            <w:szCs w:val="28"/>
          </w:rPr>
          <w:delText>~/.aws/credentials</w:delText>
        </w:r>
        <w:r w:rsidRPr="00182A0C" w:rsidDel="00D12B84">
          <w:rPr>
            <w:rFonts w:asciiTheme="minorHAnsi" w:hAnsiTheme="minorHAnsi" w:cstheme="minorHAnsi"/>
            <w:color w:val="16191F"/>
            <w:sz w:val="28"/>
            <w:szCs w:val="28"/>
          </w:rPr>
          <w:delText> </w:delText>
        </w:r>
      </w:del>
    </w:p>
    <w:p w14:paraId="11D5BD2E" w14:textId="7604D4BB" w:rsidR="000970D1" w:rsidRPr="00182A0C" w:rsidDel="00D12B84" w:rsidRDefault="000970D1" w:rsidP="00B02289">
      <w:pPr>
        <w:pStyle w:val="NormalWeb"/>
        <w:numPr>
          <w:ilvl w:val="0"/>
          <w:numId w:val="19"/>
        </w:numPr>
        <w:shd w:val="clear" w:color="auto" w:fill="FFFFFF"/>
        <w:spacing w:before="0" w:beforeAutospacing="0" w:after="0" w:afterAutospacing="0" w:line="360" w:lineRule="atLeast"/>
        <w:rPr>
          <w:del w:id="688" w:author="Shubra Singh" w:date="2022-12-20T15:50:00Z"/>
          <w:rFonts w:asciiTheme="minorHAnsi" w:hAnsiTheme="minorHAnsi" w:cstheme="minorHAnsi"/>
          <w:color w:val="16191F"/>
          <w:sz w:val="28"/>
          <w:szCs w:val="28"/>
        </w:rPr>
      </w:pPr>
      <w:del w:id="689" w:author="Shubra Singh" w:date="2022-12-20T15:50:00Z">
        <w:r w:rsidRPr="00182A0C" w:rsidDel="00D12B84">
          <w:rPr>
            <w:rStyle w:val="HTMLCode"/>
            <w:rFonts w:asciiTheme="minorHAnsi" w:hAnsiTheme="minorHAnsi" w:cstheme="minorHAnsi"/>
            <w:color w:val="16191F"/>
            <w:sz w:val="28"/>
            <w:szCs w:val="28"/>
          </w:rPr>
          <w:delText>Add the following content to the credential file and change the access key as well as secret</w:delText>
        </w:r>
        <w:r w:rsidR="00285E97" w:rsidDel="00D12B84">
          <w:rPr>
            <w:rStyle w:val="HTMLCode"/>
            <w:rFonts w:asciiTheme="minorHAnsi" w:hAnsiTheme="minorHAnsi" w:cstheme="minorHAnsi"/>
            <w:color w:val="16191F"/>
            <w:sz w:val="28"/>
            <w:szCs w:val="28"/>
          </w:rPr>
          <w:delText xml:space="preserve"> access</w:delText>
        </w:r>
        <w:r w:rsidRPr="00182A0C" w:rsidDel="00D12B84">
          <w:rPr>
            <w:rStyle w:val="HTMLCode"/>
            <w:rFonts w:asciiTheme="minorHAnsi" w:hAnsiTheme="minorHAnsi" w:cstheme="minorHAnsi"/>
            <w:color w:val="16191F"/>
            <w:sz w:val="28"/>
            <w:szCs w:val="28"/>
          </w:rPr>
          <w:delText xml:space="preserve"> key</w:delText>
        </w:r>
      </w:del>
    </w:p>
    <w:p w14:paraId="4FC755F1" w14:textId="3E5BBAE7" w:rsidR="000970D1" w:rsidDel="00D12B84" w:rsidRDefault="000970D1" w:rsidP="000970D1">
      <w:pPr>
        <w:pStyle w:val="ListParagraph"/>
        <w:rPr>
          <w:del w:id="690" w:author="Shubra Singh" w:date="2022-12-20T15:50:00Z"/>
          <w:rFonts w:cstheme="minorHAnsi"/>
          <w:szCs w:val="28"/>
          <w:lang w:val="en-IN" w:eastAsia="en-US"/>
        </w:rPr>
      </w:pPr>
      <w:del w:id="691" w:author="Shubra Singh" w:date="2022-12-20T15:50:00Z">
        <w:r w:rsidRPr="00182A0C" w:rsidDel="00D12B84">
          <w:rPr>
            <w:rFonts w:cstheme="minorHAnsi"/>
            <w:noProof/>
            <w:szCs w:val="28"/>
          </w:rPr>
          <w:drawing>
            <wp:inline distT="0" distB="0" distL="0" distR="0" wp14:anchorId="1738B919" wp14:editId="7621B019">
              <wp:extent cx="5664491" cy="13399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4491" cy="1339919"/>
                      </a:xfrm>
                      <a:prstGeom prst="rect">
                        <a:avLst/>
                      </a:prstGeom>
                    </pic:spPr>
                  </pic:pic>
                </a:graphicData>
              </a:graphic>
            </wp:inline>
          </w:drawing>
        </w:r>
      </w:del>
    </w:p>
    <w:p w14:paraId="18710C4E" w14:textId="53F514C2" w:rsidR="00122A3C" w:rsidRPr="00122A3C" w:rsidDel="00D12B84" w:rsidRDefault="00122A3C" w:rsidP="00B02289">
      <w:pPr>
        <w:pStyle w:val="NormalWeb"/>
        <w:numPr>
          <w:ilvl w:val="0"/>
          <w:numId w:val="19"/>
        </w:numPr>
        <w:shd w:val="clear" w:color="auto" w:fill="FFFFFF"/>
        <w:spacing w:before="0" w:beforeAutospacing="0" w:after="0" w:afterAutospacing="0" w:line="360" w:lineRule="atLeast"/>
        <w:rPr>
          <w:del w:id="692" w:author="Shubra Singh" w:date="2022-12-20T15:50:00Z"/>
          <w:rFonts w:asciiTheme="minorHAnsi" w:hAnsiTheme="minorHAnsi" w:cstheme="minorHAnsi"/>
          <w:color w:val="16191F"/>
          <w:sz w:val="28"/>
          <w:szCs w:val="28"/>
        </w:rPr>
      </w:pPr>
      <w:del w:id="693" w:author="Shubra Singh" w:date="2022-12-20T15:50:00Z">
        <w:r w:rsidRPr="00122A3C" w:rsidDel="00D12B84">
          <w:rPr>
            <w:rFonts w:asciiTheme="minorHAnsi" w:hAnsiTheme="minorHAnsi" w:cstheme="minorHAnsi"/>
            <w:sz w:val="28"/>
            <w:szCs w:val="28"/>
            <w:lang w:eastAsia="en-US"/>
          </w:rPr>
          <w:delText>Create an AWS config file on your local system,</w:delText>
        </w:r>
        <w:r w:rsidRPr="00122A3C" w:rsidDel="00D12B84">
          <w:rPr>
            <w:rFonts w:asciiTheme="minorHAnsi" w:hAnsiTheme="minorHAnsi" w:cstheme="minorHAnsi"/>
            <w:color w:val="16191F"/>
            <w:sz w:val="28"/>
            <w:szCs w:val="28"/>
          </w:rPr>
          <w:delText xml:space="preserve"> located at:</w:delText>
        </w:r>
      </w:del>
    </w:p>
    <w:p w14:paraId="2D38DC4A" w14:textId="7B49F10C" w:rsidR="000970D1" w:rsidRPr="00182A0C" w:rsidDel="00D12B84" w:rsidRDefault="00122A3C" w:rsidP="005838DC">
      <w:pPr>
        <w:pStyle w:val="NormalWeb"/>
        <w:shd w:val="clear" w:color="auto" w:fill="FFFFFF"/>
        <w:spacing w:before="0" w:beforeAutospacing="0" w:after="0" w:afterAutospacing="0" w:line="360" w:lineRule="atLeast"/>
        <w:ind w:left="720" w:firstLine="720"/>
        <w:rPr>
          <w:del w:id="694" w:author="Shubra Singh" w:date="2022-12-20T15:50:00Z"/>
          <w:rFonts w:asciiTheme="minorHAnsi" w:hAnsiTheme="minorHAnsi" w:cstheme="minorHAnsi"/>
          <w:color w:val="16191F"/>
          <w:sz w:val="28"/>
          <w:szCs w:val="28"/>
        </w:rPr>
      </w:pPr>
      <w:del w:id="695" w:author="Shubra Singh" w:date="2022-12-20T15:50:00Z">
        <w:r w:rsidRPr="00122A3C" w:rsidDel="00D12B84">
          <w:rPr>
            <w:rFonts w:asciiTheme="minorHAnsi" w:hAnsiTheme="minorHAnsi" w:cstheme="minorHAnsi"/>
            <w:color w:val="16191F"/>
            <w:sz w:val="28"/>
            <w:szCs w:val="28"/>
          </w:rPr>
          <w:delText>~/.aws/config on Linux, macOS, or Unix</w:delText>
        </w:r>
      </w:del>
    </w:p>
    <w:p w14:paraId="11E13835" w14:textId="348207C9" w:rsidR="00323783" w:rsidRPr="00182A0C" w:rsidDel="00D12B84" w:rsidRDefault="000970D1" w:rsidP="00B02289">
      <w:pPr>
        <w:pStyle w:val="NormalWeb"/>
        <w:numPr>
          <w:ilvl w:val="0"/>
          <w:numId w:val="19"/>
        </w:numPr>
        <w:shd w:val="clear" w:color="auto" w:fill="FFFFFF"/>
        <w:spacing w:before="0" w:beforeAutospacing="0" w:after="0" w:afterAutospacing="0" w:line="360" w:lineRule="atLeast"/>
        <w:rPr>
          <w:del w:id="696" w:author="Shubra Singh" w:date="2022-12-20T15:50:00Z"/>
          <w:rFonts w:asciiTheme="minorHAnsi" w:hAnsiTheme="minorHAnsi" w:cstheme="minorHAnsi"/>
          <w:color w:val="16191F"/>
          <w:sz w:val="28"/>
          <w:szCs w:val="28"/>
        </w:rPr>
      </w:pPr>
      <w:del w:id="697" w:author="Shubra Singh" w:date="2022-12-20T15:50:00Z">
        <w:r w:rsidRPr="00182A0C" w:rsidDel="00D12B84">
          <w:rPr>
            <w:rStyle w:val="HTMLCode"/>
            <w:rFonts w:asciiTheme="minorHAnsi" w:hAnsiTheme="minorHAnsi" w:cstheme="minorHAnsi"/>
            <w:color w:val="16191F"/>
            <w:sz w:val="28"/>
            <w:szCs w:val="28"/>
          </w:rPr>
          <w:delText>Add the following content to the config file and change your region.</w:delText>
        </w:r>
        <w:r w:rsidR="00323783" w:rsidRPr="00323783" w:rsidDel="00D12B84">
          <w:rPr>
            <w:rFonts w:asciiTheme="minorHAnsi" w:hAnsiTheme="minorHAnsi" w:cstheme="minorHAnsi"/>
            <w:color w:val="16191F"/>
            <w:sz w:val="28"/>
            <w:szCs w:val="28"/>
          </w:rPr>
          <w:delText xml:space="preserve"> </w:delText>
        </w:r>
      </w:del>
    </w:p>
    <w:p w14:paraId="5743E02C" w14:textId="7B716895" w:rsidR="000970D1" w:rsidRPr="00182A0C" w:rsidDel="00D12B84" w:rsidRDefault="000970D1" w:rsidP="00323783">
      <w:pPr>
        <w:pStyle w:val="NormalWeb"/>
        <w:shd w:val="clear" w:color="auto" w:fill="FFFFFF"/>
        <w:spacing w:before="0" w:beforeAutospacing="0" w:after="0" w:afterAutospacing="0" w:line="360" w:lineRule="atLeast"/>
        <w:ind w:left="1800"/>
        <w:rPr>
          <w:del w:id="698" w:author="Shubra Singh" w:date="2022-12-20T15:50:00Z"/>
          <w:rFonts w:asciiTheme="minorHAnsi" w:hAnsiTheme="minorHAnsi" w:cstheme="minorHAnsi"/>
          <w:color w:val="16191F"/>
          <w:sz w:val="28"/>
          <w:szCs w:val="28"/>
        </w:rPr>
      </w:pPr>
    </w:p>
    <w:p w14:paraId="61FBD365" w14:textId="2EA4F307" w:rsidR="000970D1" w:rsidRPr="00182A0C" w:rsidDel="00D12B84" w:rsidRDefault="000970D1" w:rsidP="000970D1">
      <w:pPr>
        <w:pStyle w:val="NormalWeb"/>
        <w:shd w:val="clear" w:color="auto" w:fill="FFFFFF"/>
        <w:spacing w:before="0" w:beforeAutospacing="0" w:after="0" w:afterAutospacing="0" w:line="360" w:lineRule="atLeast"/>
        <w:ind w:left="720"/>
        <w:rPr>
          <w:del w:id="699" w:author="Shubra Singh" w:date="2022-12-20T15:50:00Z"/>
          <w:rFonts w:asciiTheme="minorHAnsi" w:hAnsiTheme="minorHAnsi" w:cstheme="minorHAnsi"/>
          <w:sz w:val="28"/>
          <w:szCs w:val="28"/>
          <w:lang w:eastAsia="en-US"/>
        </w:rPr>
      </w:pPr>
      <w:del w:id="700" w:author="Shubra Singh" w:date="2022-12-20T15:50:00Z">
        <w:r w:rsidRPr="00182A0C" w:rsidDel="00D12B84">
          <w:rPr>
            <w:rFonts w:cstheme="minorHAnsi"/>
            <w:noProof/>
            <w:color w:val="16191F"/>
            <w:szCs w:val="28"/>
          </w:rPr>
          <w:drawing>
            <wp:inline distT="0" distB="0" distL="0" distR="0" wp14:anchorId="056D9BE2" wp14:editId="5901D6B0">
              <wp:extent cx="3930852" cy="1073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0852" cy="1073205"/>
                      </a:xfrm>
                      <a:prstGeom prst="rect">
                        <a:avLst/>
                      </a:prstGeom>
                    </pic:spPr>
                  </pic:pic>
                </a:graphicData>
              </a:graphic>
            </wp:inline>
          </w:drawing>
        </w:r>
      </w:del>
    </w:p>
    <w:p w14:paraId="14E9BA9C" w14:textId="36DCF1BE" w:rsidR="000970D1" w:rsidRPr="00D745E1" w:rsidDel="00D12B84" w:rsidRDefault="000970D1" w:rsidP="00AD2536">
      <w:pPr>
        <w:pStyle w:val="NormalWeb"/>
        <w:shd w:val="clear" w:color="auto" w:fill="FFFFFF"/>
        <w:spacing w:before="0" w:beforeAutospacing="0" w:after="0" w:afterAutospacing="0" w:line="360" w:lineRule="atLeast"/>
        <w:ind w:left="1080"/>
        <w:rPr>
          <w:del w:id="701" w:author="Shubra Singh" w:date="2022-12-20T15:50:00Z"/>
          <w:rFonts w:asciiTheme="minorHAnsi" w:hAnsiTheme="minorHAnsi" w:cstheme="minorHAnsi"/>
          <w:color w:val="16191F"/>
          <w:sz w:val="22"/>
          <w:szCs w:val="22"/>
        </w:rPr>
      </w:pPr>
      <w:del w:id="702" w:author="Shubra Singh" w:date="2022-12-20T15:50:00Z">
        <w:r w:rsidRPr="00182A0C" w:rsidDel="00D12B84">
          <w:rPr>
            <w:rFonts w:asciiTheme="minorHAnsi" w:hAnsiTheme="minorHAnsi" w:cstheme="minorHAnsi"/>
            <w:color w:val="16191F"/>
            <w:sz w:val="28"/>
            <w:szCs w:val="28"/>
          </w:rPr>
          <w:delText xml:space="preserve">For more information: </w:delText>
        </w:r>
        <w:r w:rsidRPr="00CC26E5" w:rsidDel="00D12B84">
          <w:rPr>
            <w:rFonts w:asciiTheme="minorHAnsi" w:hAnsiTheme="minorHAnsi" w:cstheme="minorHAnsi"/>
            <w:color w:val="2E74B5" w:themeColor="accent5" w:themeShade="BF"/>
            <w:sz w:val="28"/>
            <w:szCs w:val="28"/>
          </w:rPr>
          <w:delText>https://docs.aws.amazon.com/sdk-for-java/v1/developer-guide/setup-credentials.html</w:delText>
        </w:r>
        <w:r w:rsidRPr="00CC26E5" w:rsidDel="00D12B84">
          <w:rPr>
            <w:color w:val="2E74B5" w:themeColor="accent5" w:themeShade="BF"/>
            <w:lang w:eastAsia="en-US"/>
          </w:rPr>
          <w:delText xml:space="preserve"> </w:delText>
        </w:r>
      </w:del>
    </w:p>
    <w:p w14:paraId="2FC486C1" w14:textId="77777777" w:rsidR="000970D1" w:rsidRPr="00182A0C" w:rsidDel="00D12B84" w:rsidRDefault="000970D1" w:rsidP="001709C0">
      <w:pPr>
        <w:ind w:left="720"/>
        <w:rPr>
          <w:del w:id="703" w:author="Shubra Singh" w:date="2022-12-20T15:50:00Z"/>
          <w:szCs w:val="28"/>
        </w:rPr>
      </w:pPr>
    </w:p>
    <w:p w14:paraId="512C5BF2" w14:textId="77777777" w:rsidR="001709C0" w:rsidRPr="001709C0" w:rsidRDefault="001709C0" w:rsidP="001709C0"/>
    <w:p w14:paraId="780F9685" w14:textId="478349F0" w:rsidR="00DF5647" w:rsidRDefault="00DF5647" w:rsidP="00B02289">
      <w:pPr>
        <w:pStyle w:val="ListParagraph"/>
        <w:numPr>
          <w:ilvl w:val="0"/>
          <w:numId w:val="6"/>
        </w:numPr>
        <w:rPr>
          <w:szCs w:val="28"/>
        </w:rPr>
      </w:pPr>
      <w:r w:rsidRPr="00AD2536">
        <w:rPr>
          <w:szCs w:val="28"/>
        </w:rPr>
        <w:lastRenderedPageBreak/>
        <w:t xml:space="preserve">In parameter file </w:t>
      </w:r>
      <w:r w:rsidR="00A80657" w:rsidRPr="00A80657">
        <w:rPr>
          <w:i/>
          <w:iCs/>
          <w:color w:val="2E74B5" w:themeColor="accent5" w:themeShade="BF"/>
          <w:szCs w:val="28"/>
        </w:rPr>
        <w:t>CFT_TMPL_2NIC_1VM_GLM_CONFIG_SLB_SSL_GLM_</w:t>
      </w:r>
      <w:r w:rsidR="00A80657">
        <w:rPr>
          <w:i/>
          <w:iCs/>
          <w:color w:val="2E74B5" w:themeColor="accent5" w:themeShade="BF"/>
          <w:szCs w:val="28"/>
        </w:rPr>
        <w:t>PARAM</w:t>
      </w:r>
      <w:r w:rsidRPr="009569F2">
        <w:rPr>
          <w:i/>
          <w:iCs/>
          <w:color w:val="2E74B5" w:themeColor="accent5" w:themeShade="BF"/>
          <w:szCs w:val="28"/>
        </w:rPr>
        <w:t>.json</w:t>
      </w:r>
      <w:r w:rsidRPr="00AD2536">
        <w:rPr>
          <w:szCs w:val="28"/>
        </w:rPr>
        <w:t xml:space="preserve"> add </w:t>
      </w:r>
      <w:r w:rsidR="005E0107">
        <w:rPr>
          <w:szCs w:val="28"/>
        </w:rPr>
        <w:t>stack name</w:t>
      </w:r>
      <w:r w:rsidRPr="00AD2536">
        <w:rPr>
          <w:szCs w:val="28"/>
        </w:rPr>
        <w:t xml:space="preserve"> which</w:t>
      </w:r>
      <w:r w:rsidR="009569F2">
        <w:rPr>
          <w:szCs w:val="28"/>
        </w:rPr>
        <w:t xml:space="preserve"> got created using CFT template</w:t>
      </w:r>
      <w:r w:rsidRPr="00AD2536">
        <w:rPr>
          <w:szCs w:val="28"/>
        </w:rPr>
        <w:t xml:space="preserve">. </w:t>
      </w:r>
    </w:p>
    <w:p w14:paraId="5CF19FE8" w14:textId="57282794" w:rsidR="004D4F1A" w:rsidRPr="00AD2536" w:rsidRDefault="004D4F1A" w:rsidP="004D4F1A">
      <w:pPr>
        <w:pStyle w:val="ListParagraph"/>
        <w:rPr>
          <w:szCs w:val="28"/>
        </w:rPr>
      </w:pPr>
      <w:bookmarkStart w:id="704" w:name="_Hlk122446331"/>
      <w:r w:rsidRPr="00BB5B38">
        <w:rPr>
          <w:szCs w:val="28"/>
        </w:rPr>
        <w:t xml:space="preserve">Default Name: </w:t>
      </w:r>
      <w:proofErr w:type="spellStart"/>
      <w:r w:rsidRPr="00BB5B38">
        <w:rPr>
          <w:szCs w:val="28"/>
        </w:rPr>
        <w:t>vth</w:t>
      </w:r>
      <w:proofErr w:type="spellEnd"/>
    </w:p>
    <w:p w14:paraId="4EED0925" w14:textId="58F3807E" w:rsidR="00DF5647" w:rsidRPr="00612D41" w:rsidRDefault="004D5A73" w:rsidP="00612D41">
      <w:pPr>
        <w:jc w:val="center"/>
        <w:rPr>
          <w:szCs w:val="28"/>
        </w:rPr>
      </w:pPr>
      <w:r w:rsidRPr="004D5A73">
        <w:rPr>
          <w:noProof/>
          <w:szCs w:val="28"/>
        </w:rPr>
        <w:drawing>
          <wp:inline distT="0" distB="0" distL="0" distR="0" wp14:anchorId="109555D7" wp14:editId="4C0ADA71">
            <wp:extent cx="2533780" cy="1244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780" cy="1244664"/>
                    </a:xfrm>
                    <a:prstGeom prst="rect">
                      <a:avLst/>
                    </a:prstGeom>
                  </pic:spPr>
                </pic:pic>
              </a:graphicData>
            </a:graphic>
          </wp:inline>
        </w:drawing>
      </w:r>
    </w:p>
    <w:p w14:paraId="7684BD02" w14:textId="77777777" w:rsidR="00DF5647" w:rsidRPr="00612D41" w:rsidRDefault="00DF5647" w:rsidP="00612D41">
      <w:pPr>
        <w:rPr>
          <w:szCs w:val="28"/>
        </w:rPr>
      </w:pPr>
    </w:p>
    <w:p w14:paraId="39F45EC6" w14:textId="77777777" w:rsidR="001715FA" w:rsidRPr="001715FA" w:rsidRDefault="00BD5680" w:rsidP="009E4745">
      <w:pPr>
        <w:pStyle w:val="ListParagraph"/>
        <w:rPr>
          <w:b/>
          <w:bCs/>
          <w:color w:val="2F5496" w:themeColor="accent1" w:themeShade="BF"/>
          <w:szCs w:val="28"/>
          <w:u w:val="single"/>
          <w:lang w:val="en-IN" w:eastAsia="en-US"/>
        </w:rPr>
      </w:pPr>
      <w:r w:rsidRPr="001715FA">
        <w:rPr>
          <w:b/>
          <w:bCs/>
          <w:szCs w:val="28"/>
          <w:u w:val="single"/>
          <w:lang w:val="en-IN" w:eastAsia="en-US"/>
        </w:rPr>
        <w:t>SSL</w:t>
      </w:r>
      <w:r w:rsidR="00D24E6C" w:rsidRPr="001715FA">
        <w:rPr>
          <w:b/>
          <w:bCs/>
          <w:szCs w:val="28"/>
          <w:u w:val="single"/>
          <w:lang w:val="en-IN" w:eastAsia="en-US"/>
        </w:rPr>
        <w:t xml:space="preserve"> </w:t>
      </w:r>
      <w:r w:rsidR="005A51C0" w:rsidRPr="001715FA">
        <w:rPr>
          <w:b/>
          <w:bCs/>
          <w:szCs w:val="28"/>
          <w:u w:val="single"/>
          <w:lang w:val="en-IN" w:eastAsia="en-US"/>
        </w:rPr>
        <w:t>parameters</w:t>
      </w:r>
    </w:p>
    <w:p w14:paraId="5EA9D8DF" w14:textId="399DC64C" w:rsidR="005A51C0" w:rsidRPr="001715FA" w:rsidDel="00D12B84" w:rsidRDefault="005A51C0" w:rsidP="001715FA">
      <w:pPr>
        <w:pStyle w:val="ListParagraph"/>
        <w:rPr>
          <w:del w:id="705" w:author="Shubra Singh" w:date="2022-12-20T15:53:00Z"/>
          <w:color w:val="2F5496" w:themeColor="accent1" w:themeShade="BF"/>
          <w:szCs w:val="28"/>
          <w:lang w:val="en-IN" w:eastAsia="en-US"/>
        </w:rPr>
      </w:pPr>
      <w:del w:id="706" w:author="Shubra Singh" w:date="2022-12-20T15:53:00Z">
        <w:r w:rsidRPr="001715FA" w:rsidDel="00D12B84">
          <w:rPr>
            <w:szCs w:val="28"/>
            <w:lang w:val="en-IN" w:eastAsia="en-US"/>
          </w:rPr>
          <w:delText>Path</w:delText>
        </w:r>
        <w:r w:rsidR="009A2668" w:rsidDel="00D12B84">
          <w:rPr>
            <w:szCs w:val="28"/>
            <w:lang w:val="en-IN" w:eastAsia="en-US"/>
          </w:rPr>
          <w:delText xml:space="preserve">- Should be the absolute path of the </w:delText>
        </w:r>
        <w:r w:rsidR="002511BB" w:rsidDel="00D12B84">
          <w:rPr>
            <w:szCs w:val="28"/>
            <w:lang w:val="en-IN" w:eastAsia="en-US"/>
          </w:rPr>
          <w:delText>file</w:delText>
        </w:r>
      </w:del>
    </w:p>
    <w:p w14:paraId="1DF060E0" w14:textId="0C76B42E" w:rsidR="00E96D47" w:rsidDel="00D12B84" w:rsidRDefault="00DF5647" w:rsidP="005A51C0">
      <w:pPr>
        <w:pStyle w:val="ListParagraph"/>
        <w:rPr>
          <w:del w:id="707" w:author="Shubra Singh" w:date="2022-12-20T15:53:00Z"/>
          <w:szCs w:val="28"/>
          <w:lang w:val="en-IN" w:eastAsia="en-US"/>
        </w:rPr>
      </w:pPr>
      <w:del w:id="708" w:author="Shubra Singh" w:date="2022-12-20T15:53:00Z">
        <w:r w:rsidRPr="00182A0C" w:rsidDel="00D12B84">
          <w:rPr>
            <w:szCs w:val="28"/>
            <w:lang w:val="en-IN" w:eastAsia="en-US"/>
          </w:rPr>
          <w:delText>File</w:delText>
        </w:r>
        <w:r w:rsidR="002511BB" w:rsidDel="00D12B84">
          <w:rPr>
            <w:szCs w:val="28"/>
            <w:lang w:val="en-IN" w:eastAsia="en-US"/>
          </w:rPr>
          <w:delText xml:space="preserve">- </w:delText>
        </w:r>
        <w:r w:rsidR="003D5874" w:rsidDel="00D12B84">
          <w:rPr>
            <w:szCs w:val="28"/>
            <w:lang w:val="en-IN" w:eastAsia="en-US"/>
          </w:rPr>
          <w:delText>Name of the file</w:delText>
        </w:r>
      </w:del>
    </w:p>
    <w:p w14:paraId="5D53FD7F" w14:textId="7937D2A7" w:rsidR="00DF5647" w:rsidRPr="00182A0C" w:rsidDel="00D12B84" w:rsidRDefault="00DF5647" w:rsidP="005A51C0">
      <w:pPr>
        <w:pStyle w:val="ListParagraph"/>
        <w:rPr>
          <w:del w:id="709" w:author="Shubra Singh" w:date="2022-12-20T15:53:00Z"/>
          <w:color w:val="2F5496" w:themeColor="accent1" w:themeShade="BF"/>
          <w:szCs w:val="28"/>
          <w:lang w:val="en-IN" w:eastAsia="en-US"/>
        </w:rPr>
      </w:pPr>
      <w:del w:id="710" w:author="Shubra Singh" w:date="2022-12-20T15:53:00Z">
        <w:r w:rsidRPr="00182A0C" w:rsidDel="00D12B84">
          <w:rPr>
            <w:szCs w:val="28"/>
            <w:lang w:val="en-IN" w:eastAsia="en-US"/>
          </w:rPr>
          <w:delText>Certification</w:delText>
        </w:r>
        <w:r w:rsidR="003D5874" w:rsidDel="00D12B84">
          <w:rPr>
            <w:szCs w:val="28"/>
            <w:lang w:val="en-IN" w:eastAsia="en-US"/>
          </w:rPr>
          <w:delText xml:space="preserve"> </w:delText>
        </w:r>
        <w:r w:rsidRPr="00182A0C" w:rsidDel="00D12B84">
          <w:rPr>
            <w:szCs w:val="28"/>
            <w:lang w:val="en-IN" w:eastAsia="en-US"/>
          </w:rPr>
          <w:delText xml:space="preserve">Type </w:delText>
        </w:r>
        <w:r w:rsidR="00E1089D" w:rsidDel="00D12B84">
          <w:rPr>
            <w:szCs w:val="28"/>
            <w:lang w:val="en-IN" w:eastAsia="en-US"/>
          </w:rPr>
          <w:delText>– should be pem.</w:delText>
        </w:r>
      </w:del>
    </w:p>
    <w:p w14:paraId="1C1F6156" w14:textId="6D99396A" w:rsidR="006A514E" w:rsidDel="00D12B84" w:rsidRDefault="006A514E" w:rsidP="006A514E">
      <w:pPr>
        <w:pStyle w:val="ListParagraph"/>
        <w:rPr>
          <w:del w:id="711" w:author="Shubra Singh" w:date="2022-12-20T15:53:00Z"/>
          <w:szCs w:val="28"/>
          <w:lang w:val="en-IN" w:eastAsia="en-US"/>
        </w:rPr>
      </w:pPr>
    </w:p>
    <w:p w14:paraId="3AB6CC6B" w14:textId="08A71842" w:rsidR="00D12B84" w:rsidRPr="001715FA" w:rsidRDefault="006A514E" w:rsidP="00D12B84">
      <w:pPr>
        <w:pStyle w:val="ListParagraph"/>
        <w:rPr>
          <w:ins w:id="712" w:author="Shubra Singh" w:date="2022-12-20T15:53:00Z"/>
          <w:color w:val="2F5496" w:themeColor="accent1" w:themeShade="BF"/>
          <w:szCs w:val="28"/>
          <w:lang w:val="en-IN" w:eastAsia="en-US"/>
        </w:rPr>
      </w:pPr>
      <w:del w:id="713" w:author="Shubra Singh" w:date="2022-12-20T15:53:00Z">
        <w:r w:rsidDel="00D12B84">
          <w:rPr>
            <w:noProof/>
            <w:color w:val="2F5496" w:themeColor="accent1" w:themeShade="BF"/>
            <w:szCs w:val="28"/>
            <w:lang w:eastAsia="en-US"/>
          </w:rPr>
          <w:drawing>
            <wp:inline distT="0" distB="0" distL="0" distR="0" wp14:anchorId="46B77E97" wp14:editId="6C4CA9E0">
              <wp:extent cx="3582810" cy="1168107"/>
              <wp:effectExtent l="0" t="0" r="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5239" cy="1181940"/>
                      </a:xfrm>
                      <a:prstGeom prst="rect">
                        <a:avLst/>
                      </a:prstGeom>
                      <a:noFill/>
                      <a:ln>
                        <a:noFill/>
                      </a:ln>
                    </pic:spPr>
                  </pic:pic>
                </a:graphicData>
              </a:graphic>
            </wp:inline>
          </w:drawing>
        </w:r>
      </w:del>
      <w:ins w:id="714" w:author="Shubra Singh" w:date="2022-12-20T15:53:00Z">
        <w:r w:rsidR="00D12B84" w:rsidRPr="00D12B84">
          <w:rPr>
            <w:szCs w:val="28"/>
            <w:lang w:val="en-IN" w:eastAsia="en-US"/>
          </w:rPr>
          <w:t xml:space="preserve"> </w:t>
        </w:r>
        <w:r w:rsidR="00D12B84" w:rsidRPr="001715FA">
          <w:rPr>
            <w:szCs w:val="28"/>
            <w:lang w:val="en-IN" w:eastAsia="en-US"/>
          </w:rPr>
          <w:t>Path</w:t>
        </w:r>
        <w:r w:rsidR="00D12B84">
          <w:rPr>
            <w:szCs w:val="28"/>
            <w:lang w:val="en-IN" w:eastAsia="en-US"/>
          </w:rPr>
          <w:t>- Should be the absolute path of the file</w:t>
        </w:r>
      </w:ins>
    </w:p>
    <w:p w14:paraId="11CCFCD7" w14:textId="77777777" w:rsidR="00D12B84" w:rsidRPr="008E4080" w:rsidRDefault="00D12B84" w:rsidP="00D12B84">
      <w:pPr>
        <w:pStyle w:val="ListParagraph"/>
        <w:rPr>
          <w:ins w:id="715" w:author="Shubra Singh" w:date="2022-12-20T15:53:00Z"/>
          <w:szCs w:val="28"/>
          <w:lang w:val="en-IN" w:eastAsia="en-US"/>
        </w:rPr>
      </w:pPr>
      <w:ins w:id="716" w:author="Shubra Singh" w:date="2022-12-20T15:53:00Z">
        <w:r w:rsidRPr="00182A0C">
          <w:rPr>
            <w:szCs w:val="28"/>
            <w:lang w:val="en-IN" w:eastAsia="en-US"/>
          </w:rPr>
          <w:t>File</w:t>
        </w:r>
        <w:r>
          <w:rPr>
            <w:szCs w:val="28"/>
            <w:lang w:val="en-IN" w:eastAsia="en-US"/>
          </w:rPr>
          <w:t>- Name of the file</w:t>
        </w:r>
      </w:ins>
    </w:p>
    <w:p w14:paraId="000C8107" w14:textId="77777777" w:rsidR="00D12B84" w:rsidRDefault="00D12B84" w:rsidP="00D12B84">
      <w:pPr>
        <w:pStyle w:val="ListParagraph"/>
        <w:rPr>
          <w:ins w:id="717" w:author="Shubra Singh" w:date="2022-12-20T15:53:00Z"/>
          <w:szCs w:val="28"/>
          <w:lang w:val="en-IN" w:eastAsia="en-US"/>
        </w:rPr>
      </w:pPr>
    </w:p>
    <w:p w14:paraId="7ABE9081" w14:textId="77777777" w:rsidR="00D12B84" w:rsidRPr="00182A0C" w:rsidRDefault="00D12B84" w:rsidP="00D12B84">
      <w:pPr>
        <w:pStyle w:val="ListParagraph"/>
        <w:ind w:firstLine="349"/>
        <w:rPr>
          <w:ins w:id="718" w:author="Shubra Singh" w:date="2022-12-20T15:53:00Z"/>
          <w:color w:val="2F5496" w:themeColor="accent1" w:themeShade="BF"/>
          <w:szCs w:val="28"/>
          <w:lang w:val="en-IN" w:eastAsia="en-US"/>
        </w:rPr>
      </w:pPr>
      <w:ins w:id="719" w:author="Shubra Singh" w:date="2022-12-20T15:53:00Z">
        <w:r>
          <w:rPr>
            <w:noProof/>
            <w:color w:val="2F5496" w:themeColor="accent1" w:themeShade="BF"/>
            <w:szCs w:val="28"/>
            <w:lang w:val="en-IN" w:eastAsia="en-US"/>
          </w:rPr>
          <w:drawing>
            <wp:inline distT="0" distB="0" distL="0" distR="0" wp14:anchorId="28F6EB3F" wp14:editId="23AB9606">
              <wp:extent cx="2390140" cy="781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0140" cy="781050"/>
                      </a:xfrm>
                      <a:prstGeom prst="rect">
                        <a:avLst/>
                      </a:prstGeom>
                      <a:noFill/>
                      <a:ln>
                        <a:noFill/>
                      </a:ln>
                    </pic:spPr>
                  </pic:pic>
                </a:graphicData>
              </a:graphic>
            </wp:inline>
          </w:drawing>
        </w:r>
      </w:ins>
    </w:p>
    <w:p w14:paraId="7AE5F210" w14:textId="67129A96" w:rsidR="006A514E" w:rsidRPr="00D12B84" w:rsidDel="00D12B84" w:rsidRDefault="00D12B84">
      <w:pPr>
        <w:rPr>
          <w:del w:id="720" w:author="Shubra Singh" w:date="2022-12-20T15:53:00Z"/>
          <w:szCs w:val="28"/>
        </w:rPr>
        <w:pPrChange w:id="721" w:author="Shubra Singh" w:date="2022-12-20T15:53:00Z">
          <w:pPr>
            <w:pStyle w:val="ListParagraph"/>
            <w:ind w:firstLine="349"/>
          </w:pPr>
        </w:pPrChange>
      </w:pPr>
      <w:ins w:id="722" w:author="Shubra Singh" w:date="2022-12-20T15:53:00Z">
        <w:r>
          <w:rPr>
            <w:szCs w:val="28"/>
          </w:rPr>
          <w:t xml:space="preserve">          </w:t>
        </w:r>
        <w:r>
          <w:rPr>
            <w:szCs w:val="28"/>
          </w:rPr>
          <w:tab/>
          <w:t xml:space="preserve">   </w:t>
        </w:r>
        <w:r w:rsidRPr="0049741D">
          <w:rPr>
            <w:szCs w:val="28"/>
          </w:rPr>
          <w:t xml:space="preserve">Note: Supported certification </w:t>
        </w:r>
        <w:proofErr w:type="gramStart"/>
        <w:r w:rsidRPr="0049741D">
          <w:rPr>
            <w:szCs w:val="28"/>
          </w:rPr>
          <w:t xml:space="preserve">type </w:t>
        </w:r>
        <w:r w:rsidRPr="0049741D">
          <w:rPr>
            <w:i/>
            <w:iCs/>
            <w:color w:val="2E74B5" w:themeColor="accent5" w:themeShade="BF"/>
            <w:szCs w:val="28"/>
          </w:rPr>
          <w:t>.</w:t>
        </w:r>
        <w:proofErr w:type="spellStart"/>
        <w:r w:rsidRPr="0049741D">
          <w:rPr>
            <w:i/>
            <w:iCs/>
            <w:color w:val="2E74B5" w:themeColor="accent5" w:themeShade="BF"/>
            <w:szCs w:val="28"/>
          </w:rPr>
          <w:t>pem</w:t>
        </w:r>
        <w:proofErr w:type="spellEnd"/>
        <w:proofErr w:type="gramEnd"/>
        <w:r w:rsidRPr="0049741D">
          <w:rPr>
            <w:szCs w:val="28"/>
          </w:rPr>
          <w:t>.</w:t>
        </w:r>
      </w:ins>
    </w:p>
    <w:bookmarkEnd w:id="704"/>
    <w:p w14:paraId="62843723" w14:textId="0F21693D" w:rsidR="006A514E" w:rsidDel="00D12B84" w:rsidRDefault="006A514E">
      <w:pPr>
        <w:rPr>
          <w:del w:id="723" w:author="Shubra Singh" w:date="2022-12-20T15:53:00Z"/>
          <w:szCs w:val="28"/>
        </w:rPr>
      </w:pPr>
      <w:del w:id="724" w:author="Shubra Singh" w:date="2022-12-20T15:53:00Z">
        <w:r w:rsidDel="00D12B84">
          <w:rPr>
            <w:szCs w:val="28"/>
          </w:rPr>
          <w:delText xml:space="preserve">       </w:delText>
        </w:r>
        <w:bookmarkStart w:id="725" w:name="_Hlk119316556"/>
        <w:r w:rsidDel="00D12B84">
          <w:rPr>
            <w:szCs w:val="28"/>
          </w:rPr>
          <w:delText xml:space="preserve">   </w:delText>
        </w:r>
        <w:r w:rsidDel="00D12B84">
          <w:rPr>
            <w:szCs w:val="28"/>
          </w:rPr>
          <w:tab/>
          <w:delText xml:space="preserve">   </w:delText>
        </w:r>
        <w:r w:rsidRPr="0049741D" w:rsidDel="00D12B84">
          <w:rPr>
            <w:szCs w:val="28"/>
          </w:rPr>
          <w:delText xml:space="preserve">Note: Supported certification type </w:delText>
        </w:r>
        <w:r w:rsidRPr="0049741D" w:rsidDel="00D12B84">
          <w:rPr>
            <w:i/>
            <w:iCs/>
            <w:color w:val="2E74B5" w:themeColor="accent5" w:themeShade="BF"/>
            <w:szCs w:val="28"/>
          </w:rPr>
          <w:delText>.pem</w:delText>
        </w:r>
        <w:r w:rsidRPr="0049741D" w:rsidDel="00D12B84">
          <w:rPr>
            <w:szCs w:val="28"/>
          </w:rPr>
          <w:delText>.</w:delText>
        </w:r>
      </w:del>
    </w:p>
    <w:p w14:paraId="05442624" w14:textId="0FCF1152" w:rsidR="006A514E" w:rsidDel="00D12B84" w:rsidRDefault="006A514E">
      <w:pPr>
        <w:rPr>
          <w:del w:id="726" w:author="Shubra Singh" w:date="2022-12-20T15:53:00Z"/>
          <w:rFonts w:ascii="Segoe UI" w:hAnsi="Segoe UI" w:cs="Segoe UI"/>
          <w:color w:val="242424"/>
          <w:sz w:val="25"/>
          <w:szCs w:val="25"/>
          <w:shd w:val="clear" w:color="auto" w:fill="FFFFFF"/>
        </w:rPr>
        <w:pPrChange w:id="727" w:author="Shubra Singh" w:date="2022-12-20T15:53:00Z">
          <w:pPr>
            <w:ind w:left="720"/>
          </w:pPr>
        </w:pPrChange>
      </w:pPr>
      <w:del w:id="728" w:author="Shubra Singh" w:date="2022-12-20T15:53:00Z">
        <w:r w:rsidDel="00D12B84">
          <w:rPr>
            <w:rFonts w:ascii="Segoe UI" w:hAnsi="Segoe UI" w:cs="Segoe UI"/>
            <w:color w:val="242424"/>
            <w:sz w:val="25"/>
            <w:szCs w:val="25"/>
            <w:shd w:val="clear" w:color="auto" w:fill="FFFFFF"/>
          </w:rPr>
          <w:delText xml:space="preserve">   The sample values for the SSL certificate are as shown below:</w:delText>
        </w:r>
      </w:del>
    </w:p>
    <w:p w14:paraId="2277E030" w14:textId="3C1018B4" w:rsidR="006A514E" w:rsidDel="00D12B84" w:rsidRDefault="006A514E">
      <w:pPr>
        <w:rPr>
          <w:del w:id="729" w:author="Shubra Singh" w:date="2022-12-20T15:51:00Z"/>
          <w:rFonts w:ascii="Consolas" w:hAnsi="Consolas"/>
          <w:color w:val="242424"/>
        </w:rPr>
        <w:pPrChange w:id="730" w:author="Shubra Singh" w:date="2022-12-20T15:53:00Z">
          <w:pPr>
            <w:pStyle w:val="HTMLPreformatted"/>
            <w:pBdr>
              <w:top w:val="single" w:sz="24" w:space="0" w:color="D1D1D1"/>
              <w:left w:val="single" w:sz="24" w:space="0" w:color="D1D1D1"/>
              <w:bottom w:val="single" w:sz="24" w:space="0" w:color="D1D1D1"/>
              <w:right w:val="single" w:sz="24" w:space="0" w:color="D1D1D1"/>
            </w:pBdr>
            <w:shd w:val="clear" w:color="auto" w:fill="FFFFFF"/>
          </w:pPr>
        </w:pPrChange>
      </w:pPr>
      <w:del w:id="731" w:author="Shubra Singh" w:date="2022-12-20T15:53:00Z">
        <w:r w:rsidDel="00D12B84">
          <w:rPr>
            <w:rFonts w:ascii="Consolas" w:hAnsi="Consolas"/>
            <w:color w:val="242424"/>
          </w:rPr>
          <w:delText> </w:delText>
        </w:r>
        <w:r w:rsidDel="00D12B84">
          <w:rPr>
            <w:rFonts w:ascii="Consolas" w:hAnsi="Consolas"/>
            <w:color w:val="242424"/>
          </w:rPr>
          <w:tab/>
        </w:r>
      </w:del>
      <w:del w:id="732" w:author="Shubra Singh" w:date="2022-12-20T15:51:00Z">
        <w:r w:rsidDel="00D12B84">
          <w:rPr>
            <w:rFonts w:ascii="Consolas" w:hAnsi="Consolas"/>
            <w:color w:val="242424"/>
          </w:rPr>
          <w:tab/>
          <w:delText>"sslConfig": {</w:delText>
        </w:r>
      </w:del>
    </w:p>
    <w:p w14:paraId="6BE05240" w14:textId="52AD79F4" w:rsidR="006A514E" w:rsidDel="00D12B84" w:rsidRDefault="006A514E">
      <w:pPr>
        <w:rPr>
          <w:del w:id="733" w:author="Shubra Singh" w:date="2022-12-20T15:51:00Z"/>
          <w:rFonts w:ascii="Consolas" w:hAnsi="Consolas"/>
          <w:color w:val="242424"/>
        </w:rPr>
        <w:pPrChange w:id="734" w:author="Shubra Singh" w:date="2022-12-20T15:53:00Z">
          <w:pPr>
            <w:pStyle w:val="HTMLPreformatted"/>
            <w:pBdr>
              <w:top w:val="single" w:sz="24" w:space="0" w:color="D1D1D1"/>
              <w:left w:val="single" w:sz="24" w:space="0" w:color="D1D1D1"/>
              <w:bottom w:val="single" w:sz="24" w:space="0" w:color="D1D1D1"/>
              <w:right w:val="single" w:sz="24" w:space="0" w:color="D1D1D1"/>
            </w:pBdr>
            <w:shd w:val="clear" w:color="auto" w:fill="FFFFFF"/>
          </w:pPr>
        </w:pPrChange>
      </w:pPr>
      <w:del w:id="735" w:author="Shubra Singh" w:date="2022-12-20T15:51:00Z">
        <w:r w:rsidDel="00D12B84">
          <w:rPr>
            <w:rFonts w:ascii="Consolas" w:hAnsi="Consolas"/>
            <w:color w:val="242424"/>
          </w:rPr>
          <w:delText>          </w:delText>
        </w:r>
        <w:r w:rsidDel="00D12B84">
          <w:rPr>
            <w:rFonts w:ascii="Consolas" w:hAnsi="Consolas"/>
            <w:color w:val="242424"/>
          </w:rPr>
          <w:tab/>
          <w:delText xml:space="preserve">  "requestTimeOut": 40,</w:delText>
        </w:r>
      </w:del>
    </w:p>
    <w:p w14:paraId="17C03FAA" w14:textId="1443CFC6" w:rsidR="006A514E" w:rsidDel="00D12B84" w:rsidRDefault="006A514E">
      <w:pPr>
        <w:rPr>
          <w:del w:id="736" w:author="Shubra Singh" w:date="2022-12-20T15:51:00Z"/>
          <w:rFonts w:ascii="Consolas" w:hAnsi="Consolas"/>
          <w:color w:val="242424"/>
        </w:rPr>
        <w:pPrChange w:id="737" w:author="Shubra Singh" w:date="2022-12-20T15:53:00Z">
          <w:pPr>
            <w:pStyle w:val="HTMLPreformatted"/>
            <w:pBdr>
              <w:top w:val="single" w:sz="24" w:space="0" w:color="D1D1D1"/>
              <w:left w:val="single" w:sz="24" w:space="0" w:color="D1D1D1"/>
              <w:bottom w:val="single" w:sz="24" w:space="0" w:color="D1D1D1"/>
              <w:right w:val="single" w:sz="24" w:space="0" w:color="D1D1D1"/>
            </w:pBdr>
            <w:shd w:val="clear" w:color="auto" w:fill="FFFFFF"/>
          </w:pPr>
        </w:pPrChange>
      </w:pPr>
      <w:del w:id="738" w:author="Shubra Singh" w:date="2022-12-20T15:51:00Z">
        <w:r w:rsidDel="00D12B84">
          <w:rPr>
            <w:rFonts w:ascii="Consolas" w:hAnsi="Consolas"/>
            <w:color w:val="242424"/>
          </w:rPr>
          <w:lastRenderedPageBreak/>
          <w:delText>          </w:delText>
        </w:r>
        <w:r w:rsidDel="00D12B84">
          <w:rPr>
            <w:rFonts w:ascii="Consolas" w:hAnsi="Consolas"/>
            <w:color w:val="242424"/>
          </w:rPr>
          <w:tab/>
          <w:delText xml:space="preserve">  "Path": "C://Users//..//..//..//server.pem”,</w:delText>
        </w:r>
      </w:del>
    </w:p>
    <w:p w14:paraId="45570B23" w14:textId="2F661D8A" w:rsidR="006A514E" w:rsidDel="00D12B84" w:rsidRDefault="006A514E">
      <w:pPr>
        <w:rPr>
          <w:del w:id="739" w:author="Shubra Singh" w:date="2022-12-20T15:51:00Z"/>
          <w:rFonts w:ascii="Consolas" w:hAnsi="Consolas"/>
          <w:color w:val="242424"/>
        </w:rPr>
        <w:pPrChange w:id="740" w:author="Shubra Singh" w:date="2022-12-20T15:53:00Z">
          <w:pPr>
            <w:pStyle w:val="HTMLPreformatted"/>
            <w:pBdr>
              <w:top w:val="single" w:sz="24" w:space="0" w:color="D1D1D1"/>
              <w:left w:val="single" w:sz="24" w:space="0" w:color="D1D1D1"/>
              <w:bottom w:val="single" w:sz="24" w:space="0" w:color="D1D1D1"/>
              <w:right w:val="single" w:sz="24" w:space="0" w:color="D1D1D1"/>
            </w:pBdr>
            <w:shd w:val="clear" w:color="auto" w:fill="FFFFFF"/>
          </w:pPr>
        </w:pPrChange>
      </w:pPr>
      <w:del w:id="741" w:author="Shubra Singh" w:date="2022-12-20T15:51:00Z">
        <w:r w:rsidDel="00D12B84">
          <w:rPr>
            <w:rFonts w:ascii="Consolas" w:hAnsi="Consolas"/>
            <w:color w:val="242424"/>
          </w:rPr>
          <w:delText>          </w:delText>
        </w:r>
        <w:r w:rsidDel="00D12B84">
          <w:rPr>
            <w:rFonts w:ascii="Consolas" w:hAnsi="Consolas"/>
            <w:color w:val="242424"/>
          </w:rPr>
          <w:tab/>
          <w:delText xml:space="preserve">  "File": "server",</w:delText>
        </w:r>
      </w:del>
    </w:p>
    <w:p w14:paraId="37532844" w14:textId="2ACF96DC" w:rsidR="006A514E" w:rsidDel="00D12B84" w:rsidRDefault="006A514E">
      <w:pPr>
        <w:rPr>
          <w:del w:id="742" w:author="Shubra Singh" w:date="2022-12-20T15:51:00Z"/>
          <w:rFonts w:ascii="Consolas" w:hAnsi="Consolas"/>
          <w:color w:val="242424"/>
        </w:rPr>
        <w:pPrChange w:id="743" w:author="Shubra Singh" w:date="2022-12-20T15:53:00Z">
          <w:pPr>
            <w:pStyle w:val="HTMLPreformatted"/>
            <w:pBdr>
              <w:top w:val="single" w:sz="24" w:space="0" w:color="D1D1D1"/>
              <w:left w:val="single" w:sz="24" w:space="0" w:color="D1D1D1"/>
              <w:bottom w:val="single" w:sz="24" w:space="0" w:color="D1D1D1"/>
              <w:right w:val="single" w:sz="24" w:space="0" w:color="D1D1D1"/>
            </w:pBdr>
            <w:shd w:val="clear" w:color="auto" w:fill="FFFFFF"/>
          </w:pPr>
        </w:pPrChange>
      </w:pPr>
      <w:del w:id="744" w:author="Shubra Singh" w:date="2022-12-20T15:51:00Z">
        <w:r w:rsidDel="00D12B84">
          <w:rPr>
            <w:rFonts w:ascii="Consolas" w:hAnsi="Consolas"/>
            <w:color w:val="242424"/>
          </w:rPr>
          <w:delText>          </w:delText>
        </w:r>
        <w:r w:rsidDel="00D12B84">
          <w:rPr>
            <w:rFonts w:ascii="Consolas" w:hAnsi="Consolas"/>
            <w:color w:val="242424"/>
          </w:rPr>
          <w:tab/>
          <w:delText xml:space="preserve">  "CertificationType": "pem"</w:delText>
        </w:r>
      </w:del>
    </w:p>
    <w:p w14:paraId="0C3C776C" w14:textId="0DAFDE9F" w:rsidR="006A514E" w:rsidRDefault="006A514E">
      <w:pPr>
        <w:pPrChange w:id="745" w:author="Shubra Singh" w:date="2022-12-20T15:53:00Z">
          <w:pPr>
            <w:pStyle w:val="HTMLPreformatted"/>
            <w:pBdr>
              <w:top w:val="single" w:sz="24" w:space="0" w:color="D1D1D1"/>
              <w:left w:val="single" w:sz="24" w:space="0" w:color="D1D1D1"/>
              <w:bottom w:val="single" w:sz="24" w:space="0" w:color="D1D1D1"/>
              <w:right w:val="single" w:sz="24" w:space="0" w:color="D1D1D1"/>
            </w:pBdr>
            <w:shd w:val="clear" w:color="auto" w:fill="FFFFFF"/>
          </w:pPr>
        </w:pPrChange>
      </w:pPr>
      <w:del w:id="746" w:author="Shubra Singh" w:date="2022-12-20T15:51:00Z">
        <w:r w:rsidDel="00D12B84">
          <w:delText>           </w:delText>
        </w:r>
        <w:r w:rsidDel="00D12B84">
          <w:tab/>
          <w:delText xml:space="preserve">  }</w:delText>
        </w:r>
      </w:del>
    </w:p>
    <w:bookmarkEnd w:id="725"/>
    <w:p w14:paraId="5137D46C" w14:textId="15BB4778" w:rsidR="00DF5647" w:rsidRPr="009E4745" w:rsidRDefault="00DF5647" w:rsidP="009E4745">
      <w:pPr>
        <w:ind w:firstLine="720"/>
        <w:jc w:val="both"/>
        <w:rPr>
          <w:b/>
          <w:bCs/>
          <w:u w:val="single"/>
        </w:rPr>
      </w:pPr>
      <w:r w:rsidRPr="009E4745">
        <w:rPr>
          <w:b/>
          <w:bCs/>
          <w:u w:val="single"/>
        </w:rPr>
        <w:t>SL</w:t>
      </w:r>
      <w:r w:rsidR="009E4745" w:rsidRPr="009E4745">
        <w:rPr>
          <w:b/>
          <w:bCs/>
          <w:u w:val="single"/>
        </w:rPr>
        <w:t>B</w:t>
      </w:r>
    </w:p>
    <w:p w14:paraId="65DD0BCC" w14:textId="59F70BF6" w:rsidR="00DF5647" w:rsidRDefault="008A4114" w:rsidP="00B0228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lang w:val="en-IN" w:eastAsia="en-US"/>
        </w:rPr>
      </w:pPr>
      <w:r>
        <w:rPr>
          <w:lang w:val="en-IN" w:eastAsia="en-US"/>
        </w:rPr>
        <w:t>User can add or remove ports from below parameter.</w:t>
      </w:r>
      <w:r w:rsidR="00DF5647">
        <w:rPr>
          <w:lang w:val="en-IN" w:eastAsia="en-US"/>
        </w:rPr>
        <w:t xml:space="preserve"> </w:t>
      </w:r>
    </w:p>
    <w:p w14:paraId="508ACFA6" w14:textId="4E8DFCFC" w:rsidR="00DF5647" w:rsidRPr="00D745E1" w:rsidRDefault="005E0107" w:rsidP="00D745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80"/>
        <w:rPr>
          <w:color w:val="FF0000"/>
          <w:lang w:val="en-IN" w:eastAsia="en-US"/>
        </w:rPr>
      </w:pPr>
      <w:r w:rsidRPr="005E0107">
        <w:rPr>
          <w:noProof/>
          <w:color w:val="FF0000"/>
          <w:lang w:val="en-IN" w:eastAsia="en-US"/>
        </w:rPr>
        <w:drawing>
          <wp:inline distT="0" distB="0" distL="0" distR="0" wp14:anchorId="382F4183" wp14:editId="07F122FF">
            <wp:extent cx="2629035" cy="34164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9035" cy="3416476"/>
                    </a:xfrm>
                    <a:prstGeom prst="rect">
                      <a:avLst/>
                    </a:prstGeom>
                  </pic:spPr>
                </pic:pic>
              </a:graphicData>
            </a:graphic>
          </wp:inline>
        </w:drawing>
      </w:r>
    </w:p>
    <w:p w14:paraId="784D0185" w14:textId="6E2D925E" w:rsidR="00DF5647" w:rsidRPr="00C74FD5" w:rsidRDefault="00DF5647" w:rsidP="00B02289">
      <w:pPr>
        <w:pStyle w:val="ListParagraph"/>
        <w:numPr>
          <w:ilvl w:val="0"/>
          <w:numId w:val="21"/>
        </w:numPr>
        <w:rPr>
          <w:b/>
          <w:bCs/>
        </w:rPr>
      </w:pPr>
      <w:r w:rsidRPr="00C74FD5">
        <w:rPr>
          <w:b/>
          <w:bCs/>
        </w:rPr>
        <w:t>Service Group List</w:t>
      </w:r>
    </w:p>
    <w:p w14:paraId="3D4052F0" w14:textId="27BE91C3" w:rsidR="00DF5647" w:rsidRDefault="00DF5647" w:rsidP="00B02289">
      <w:pPr>
        <w:pStyle w:val="ListParagraph"/>
        <w:numPr>
          <w:ilvl w:val="0"/>
          <w:numId w:val="7"/>
        </w:numPr>
        <w:rPr>
          <w:lang w:val="en-IN" w:eastAsia="en-US"/>
        </w:rPr>
      </w:pPr>
      <w:r>
        <w:rPr>
          <w:lang w:val="en-IN" w:eastAsia="en-US"/>
        </w:rPr>
        <w:t>Default service group list</w:t>
      </w:r>
    </w:p>
    <w:p w14:paraId="4CB708A9" w14:textId="77777777" w:rsidR="006A514E" w:rsidRDefault="006A514E" w:rsidP="006A514E">
      <w:pPr>
        <w:pStyle w:val="ListParagraph"/>
        <w:ind w:left="1080"/>
        <w:rPr>
          <w:szCs w:val="28"/>
          <w:lang w:val="en-IN" w:eastAsia="en-US"/>
        </w:rPr>
      </w:pPr>
      <w:bookmarkStart w:id="747" w:name="_Hlk119316801"/>
      <w:r>
        <w:rPr>
          <w:szCs w:val="28"/>
          <w:lang w:val="en-IN" w:eastAsia="en-US"/>
        </w:rPr>
        <w:t xml:space="preserve">Note: Service group name by default </w:t>
      </w:r>
      <w:proofErr w:type="gramStart"/>
      <w:r>
        <w:rPr>
          <w:szCs w:val="28"/>
          <w:lang w:val="en-IN" w:eastAsia="en-US"/>
        </w:rPr>
        <w:t>are</w:t>
      </w:r>
      <w:proofErr w:type="gramEnd"/>
      <w:r>
        <w:rPr>
          <w:szCs w:val="28"/>
          <w:lang w:val="en-IN" w:eastAsia="en-US"/>
        </w:rPr>
        <w:t xml:space="preserve"> </w:t>
      </w:r>
      <w:r w:rsidRPr="00700F1D">
        <w:rPr>
          <w:b/>
          <w:bCs/>
          <w:szCs w:val="28"/>
          <w:lang w:val="en-IN" w:eastAsia="en-US"/>
        </w:rPr>
        <w:t>“</w:t>
      </w:r>
      <w:proofErr w:type="spellStart"/>
      <w:r w:rsidRPr="00700F1D">
        <w:rPr>
          <w:b/>
          <w:bCs/>
          <w:szCs w:val="28"/>
          <w:lang w:val="en-IN" w:eastAsia="en-US"/>
        </w:rPr>
        <w:t>sg+port_number</w:t>
      </w:r>
      <w:proofErr w:type="spellEnd"/>
      <w:r>
        <w:rPr>
          <w:b/>
          <w:bCs/>
          <w:szCs w:val="28"/>
          <w:lang w:val="en-IN" w:eastAsia="en-US"/>
        </w:rPr>
        <w:t>”</w:t>
      </w:r>
      <w:r>
        <w:rPr>
          <w:szCs w:val="28"/>
          <w:lang w:val="en-IN" w:eastAsia="en-US"/>
        </w:rPr>
        <w:t>, If you want to change service group name then after changing name do respective changes in Virtual servers also.</w:t>
      </w:r>
    </w:p>
    <w:bookmarkEnd w:id="747"/>
    <w:p w14:paraId="54EABF3A" w14:textId="77777777" w:rsidR="006A514E" w:rsidRDefault="006A514E" w:rsidP="006A514E">
      <w:pPr>
        <w:pStyle w:val="ListParagraph"/>
        <w:ind w:left="1080"/>
        <w:rPr>
          <w:lang w:val="en-IN" w:eastAsia="en-US"/>
        </w:rPr>
      </w:pPr>
    </w:p>
    <w:p w14:paraId="67BA9255" w14:textId="58347B5E" w:rsidR="00DF5647" w:rsidRDefault="00DF5647" w:rsidP="00182A0C">
      <w:pPr>
        <w:pStyle w:val="ListParagraph"/>
        <w:ind w:left="1080"/>
        <w:rPr>
          <w:lang w:val="en-IN" w:eastAsia="en-US"/>
        </w:rPr>
      </w:pPr>
    </w:p>
    <w:p w14:paraId="7B8CBC37" w14:textId="582E6B53" w:rsidR="00DF5647" w:rsidRDefault="008F7D51" w:rsidP="00182A0C">
      <w:pPr>
        <w:pStyle w:val="ListParagraph"/>
        <w:ind w:left="1080"/>
        <w:rPr>
          <w:noProof/>
          <w:lang w:val="en-IN" w:eastAsia="en-US"/>
        </w:rPr>
      </w:pPr>
      <w:r w:rsidRPr="008F7D51">
        <w:rPr>
          <w:noProof/>
          <w:lang w:val="en-IN" w:eastAsia="en-US"/>
        </w:rPr>
        <w:lastRenderedPageBreak/>
        <w:drawing>
          <wp:inline distT="0" distB="0" distL="0" distR="0" wp14:anchorId="07D84505" wp14:editId="0EDC7995">
            <wp:extent cx="2381372" cy="450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1372" cy="4502381"/>
                    </a:xfrm>
                    <a:prstGeom prst="rect">
                      <a:avLst/>
                    </a:prstGeom>
                  </pic:spPr>
                </pic:pic>
              </a:graphicData>
            </a:graphic>
          </wp:inline>
        </w:drawing>
      </w:r>
      <w:r w:rsidR="005E0107" w:rsidRPr="005E0107">
        <w:rPr>
          <w:lang w:val="en-IN" w:eastAsia="en-US"/>
        </w:rPr>
        <w:t xml:space="preserve"> </w:t>
      </w:r>
    </w:p>
    <w:p w14:paraId="512A9BA9" w14:textId="3BCE4C65" w:rsidR="005E0107" w:rsidRDefault="008F7D51" w:rsidP="00182A0C">
      <w:pPr>
        <w:pStyle w:val="ListParagraph"/>
        <w:ind w:left="1080"/>
        <w:rPr>
          <w:lang w:val="en-IN" w:eastAsia="en-US"/>
        </w:rPr>
      </w:pPr>
      <w:r w:rsidRPr="008F7D51">
        <w:rPr>
          <w:noProof/>
          <w:lang w:val="en-IN" w:eastAsia="en-US"/>
        </w:rPr>
        <w:drawing>
          <wp:inline distT="0" distB="0" distL="0" distR="0" wp14:anchorId="74558D83" wp14:editId="7E2A716A">
            <wp:extent cx="2417197" cy="21590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8895" cy="2160517"/>
                    </a:xfrm>
                    <a:prstGeom prst="rect">
                      <a:avLst/>
                    </a:prstGeom>
                  </pic:spPr>
                </pic:pic>
              </a:graphicData>
            </a:graphic>
          </wp:inline>
        </w:drawing>
      </w:r>
    </w:p>
    <w:p w14:paraId="611D750D" w14:textId="161F627B" w:rsidR="00DF5647" w:rsidRPr="009B5503" w:rsidRDefault="00DF5647" w:rsidP="00B02289">
      <w:pPr>
        <w:pStyle w:val="ListParagraph"/>
        <w:numPr>
          <w:ilvl w:val="0"/>
          <w:numId w:val="21"/>
        </w:numPr>
        <w:rPr>
          <w:b/>
          <w:bCs/>
        </w:rPr>
      </w:pPr>
      <w:r w:rsidRPr="009B5503">
        <w:rPr>
          <w:b/>
          <w:bCs/>
        </w:rPr>
        <w:t>Virtual Server</w:t>
      </w:r>
    </w:p>
    <w:p w14:paraId="4220634B" w14:textId="774E2895" w:rsidR="00DF5647" w:rsidRPr="0057609B" w:rsidRDefault="00DF5647" w:rsidP="00B02289">
      <w:pPr>
        <w:pStyle w:val="ListParagraph"/>
        <w:numPr>
          <w:ilvl w:val="0"/>
          <w:numId w:val="8"/>
        </w:numPr>
        <w:rPr>
          <w:color w:val="2F5496" w:themeColor="accent1" w:themeShade="BF"/>
          <w:szCs w:val="28"/>
          <w:lang w:val="en-IN" w:eastAsia="en-US"/>
        </w:rPr>
      </w:pPr>
      <w:r w:rsidRPr="00182A0C">
        <w:rPr>
          <w:szCs w:val="28"/>
          <w:lang w:val="en-IN" w:eastAsia="en-US"/>
        </w:rPr>
        <w:t xml:space="preserve">Default of virtual server name is </w:t>
      </w:r>
      <w:r w:rsidR="006A4625" w:rsidRPr="00732413">
        <w:rPr>
          <w:i/>
          <w:iCs/>
          <w:color w:val="2E74B5" w:themeColor="accent5" w:themeShade="BF"/>
          <w:szCs w:val="28"/>
          <w:lang w:val="en-IN" w:eastAsia="en-US"/>
        </w:rPr>
        <w:t>VIP</w:t>
      </w:r>
      <w:r w:rsidRPr="00182A0C">
        <w:rPr>
          <w:szCs w:val="28"/>
          <w:lang w:val="en-IN" w:eastAsia="en-US"/>
        </w:rPr>
        <w:t>.</w:t>
      </w:r>
      <w:r w:rsidR="00285E97">
        <w:rPr>
          <w:szCs w:val="28"/>
          <w:lang w:val="en-IN" w:eastAsia="en-US"/>
        </w:rPr>
        <w:t xml:space="preserve"> </w:t>
      </w:r>
      <w:r w:rsidRPr="00182A0C">
        <w:rPr>
          <w:szCs w:val="28"/>
          <w:lang w:val="en-IN" w:eastAsia="en-US"/>
        </w:rPr>
        <w:t xml:space="preserve">This is the private </w:t>
      </w:r>
      <w:proofErr w:type="spellStart"/>
      <w:r w:rsidRPr="00182A0C">
        <w:rPr>
          <w:szCs w:val="28"/>
          <w:lang w:val="en-IN" w:eastAsia="en-US"/>
        </w:rPr>
        <w:t>ip</w:t>
      </w:r>
      <w:proofErr w:type="spellEnd"/>
      <w:r w:rsidRPr="00182A0C">
        <w:rPr>
          <w:szCs w:val="28"/>
          <w:lang w:val="en-IN" w:eastAsia="en-US"/>
        </w:rPr>
        <w:t xml:space="preserve"> address of e</w:t>
      </w:r>
      <w:r w:rsidRPr="00865F07">
        <w:rPr>
          <w:szCs w:val="28"/>
          <w:lang w:val="en-IN" w:eastAsia="en-US"/>
        </w:rPr>
        <w:t>thernet1</w:t>
      </w:r>
      <w:r w:rsidR="0057609B">
        <w:rPr>
          <w:szCs w:val="28"/>
          <w:lang w:val="en-IN" w:eastAsia="en-US"/>
        </w:rPr>
        <w:t>.</w:t>
      </w:r>
    </w:p>
    <w:p w14:paraId="195B2C60" w14:textId="77777777" w:rsidR="000C0DEC" w:rsidRDefault="000C0DEC" w:rsidP="000C0DEC">
      <w:pPr>
        <w:pStyle w:val="ListParagraph"/>
        <w:ind w:left="1080"/>
        <w:rPr>
          <w:szCs w:val="28"/>
          <w:lang w:val="en-IN" w:eastAsia="en-US"/>
        </w:rPr>
      </w:pPr>
      <w:r>
        <w:rPr>
          <w:szCs w:val="28"/>
          <w:lang w:val="en-IN" w:eastAsia="en-US"/>
        </w:rPr>
        <w:t>Note: You can get it by going to networking section of ec2 instance.</w:t>
      </w:r>
    </w:p>
    <w:p w14:paraId="59C21965" w14:textId="6FF41AD6" w:rsidR="000C0DEC" w:rsidRDefault="000C0DEC" w:rsidP="000C0DEC">
      <w:pPr>
        <w:pStyle w:val="ListParagraph"/>
        <w:ind w:left="1080"/>
        <w:rPr>
          <w:szCs w:val="28"/>
          <w:lang w:val="en-IN" w:eastAsia="en-US"/>
        </w:rPr>
      </w:pPr>
      <w:r>
        <w:rPr>
          <w:szCs w:val="28"/>
          <w:lang w:val="en-IN" w:eastAsia="en-US"/>
        </w:rPr>
        <w:t xml:space="preserve">Path: </w:t>
      </w:r>
      <w:r w:rsidRPr="009901A7">
        <w:rPr>
          <w:i/>
          <w:iCs/>
          <w:color w:val="2F5496" w:themeColor="accent1" w:themeShade="BF"/>
          <w:szCs w:val="28"/>
          <w:lang w:val="en-IN" w:eastAsia="en-US"/>
        </w:rPr>
        <w:t xml:space="preserve">EC2&gt;&gt; Instances&gt;&gt; </w:t>
      </w:r>
      <w:r w:rsidR="006A514E">
        <w:rPr>
          <w:i/>
          <w:iCs/>
          <w:color w:val="2F5496" w:themeColor="accent1" w:themeShade="BF"/>
          <w:szCs w:val="28"/>
          <w:lang w:val="en-IN" w:eastAsia="en-US"/>
        </w:rPr>
        <w:t>{stack name}</w:t>
      </w:r>
      <w:r w:rsidRPr="009901A7">
        <w:rPr>
          <w:i/>
          <w:iCs/>
          <w:color w:val="2F5496" w:themeColor="accent1" w:themeShade="BF"/>
          <w:szCs w:val="28"/>
          <w:lang w:val="en-IN" w:eastAsia="en-US"/>
        </w:rPr>
        <w:t>-inst1&gt;&gt; Networking</w:t>
      </w:r>
    </w:p>
    <w:p w14:paraId="7CCDB955" w14:textId="77777777" w:rsidR="000C0DEC" w:rsidRDefault="000C0DEC" w:rsidP="0057609B">
      <w:pPr>
        <w:pStyle w:val="ListParagraph"/>
        <w:ind w:left="1080"/>
        <w:rPr>
          <w:szCs w:val="28"/>
          <w:lang w:val="en-IN" w:eastAsia="en-US"/>
        </w:rPr>
      </w:pPr>
    </w:p>
    <w:p w14:paraId="6F8DF97A" w14:textId="46237515" w:rsidR="00DF5647" w:rsidRDefault="00DF5647" w:rsidP="00182A0C">
      <w:pPr>
        <w:pStyle w:val="ListParagraph"/>
        <w:ind w:left="1080"/>
        <w:rPr>
          <w:color w:val="2F5496" w:themeColor="accent1" w:themeShade="BF"/>
          <w:lang w:val="en-IN" w:eastAsia="en-US"/>
        </w:rPr>
      </w:pPr>
    </w:p>
    <w:p w14:paraId="745E708C" w14:textId="623C7DDB" w:rsidR="00912CC0" w:rsidRDefault="005218A2" w:rsidP="006E458E">
      <w:pPr>
        <w:pStyle w:val="ListParagraph"/>
        <w:ind w:left="1080"/>
        <w:rPr>
          <w:color w:val="2F5496" w:themeColor="accent1" w:themeShade="BF"/>
          <w:lang w:val="en-IN" w:eastAsia="en-US"/>
        </w:rPr>
      </w:pPr>
      <w:r w:rsidRPr="005218A2">
        <w:rPr>
          <w:noProof/>
          <w:color w:val="2F5496" w:themeColor="accent1" w:themeShade="BF"/>
          <w:lang w:val="en-IN" w:eastAsia="en-US"/>
        </w:rPr>
        <w:lastRenderedPageBreak/>
        <w:drawing>
          <wp:inline distT="0" distB="0" distL="0" distR="0" wp14:anchorId="3260DE26" wp14:editId="49371C10">
            <wp:extent cx="5493032" cy="40642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3032" cy="4064209"/>
                    </a:xfrm>
                    <a:prstGeom prst="rect">
                      <a:avLst/>
                    </a:prstGeom>
                  </pic:spPr>
                </pic:pic>
              </a:graphicData>
            </a:graphic>
          </wp:inline>
        </w:drawing>
      </w:r>
    </w:p>
    <w:p w14:paraId="0DA324AA" w14:textId="5CE4D40D" w:rsidR="005D041E" w:rsidRPr="004A6A44" w:rsidRDefault="005218A2" w:rsidP="004A6A44">
      <w:pPr>
        <w:pStyle w:val="ListParagraph"/>
        <w:ind w:left="1080"/>
        <w:rPr>
          <w:color w:val="2F5496" w:themeColor="accent1" w:themeShade="BF"/>
          <w:lang w:val="en-IN" w:eastAsia="en-US"/>
        </w:rPr>
      </w:pPr>
      <w:r w:rsidRPr="005218A2">
        <w:rPr>
          <w:noProof/>
          <w:color w:val="2F5496" w:themeColor="accent1" w:themeShade="BF"/>
          <w:lang w:val="en-IN" w:eastAsia="en-US"/>
        </w:rPr>
        <w:drawing>
          <wp:inline distT="0" distB="0" distL="0" distR="0" wp14:anchorId="190FC3CF" wp14:editId="6DD254E1">
            <wp:extent cx="5535637" cy="15811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1719" cy="1582887"/>
                    </a:xfrm>
                    <a:prstGeom prst="rect">
                      <a:avLst/>
                    </a:prstGeom>
                  </pic:spPr>
                </pic:pic>
              </a:graphicData>
            </a:graphic>
          </wp:inline>
        </w:drawing>
      </w:r>
    </w:p>
    <w:p w14:paraId="727B5E91" w14:textId="716559F3" w:rsidR="007E291A" w:rsidRDefault="007E291A" w:rsidP="006E458E">
      <w:pPr>
        <w:pStyle w:val="ListParagraph"/>
        <w:ind w:left="1080"/>
        <w:rPr>
          <w:b/>
          <w:bCs/>
          <w:szCs w:val="28"/>
          <w:lang w:val="en-IN" w:eastAsia="en-US"/>
        </w:rPr>
      </w:pPr>
    </w:p>
    <w:p w14:paraId="1A871CF4" w14:textId="77777777" w:rsidR="00764440" w:rsidRPr="00CE3DE4" w:rsidDel="00917302" w:rsidRDefault="00764440" w:rsidP="00764440">
      <w:pPr>
        <w:pStyle w:val="Heading2"/>
        <w:rPr>
          <w:del w:id="748" w:author="Shubra Singh" w:date="2022-12-15T15:12:00Z"/>
          <w:rStyle w:val="normaltextrun"/>
          <w:sz w:val="28"/>
          <w:szCs w:val="28"/>
        </w:rPr>
      </w:pPr>
      <w:bookmarkStart w:id="749" w:name="_Toc110943282"/>
      <w:bookmarkStart w:id="750" w:name="_Toc113019311"/>
      <w:bookmarkStart w:id="751" w:name="_Toc113379531"/>
      <w:bookmarkStart w:id="752" w:name="_Toc114654697"/>
      <w:bookmarkStart w:id="753" w:name="_Toc119087873"/>
      <w:bookmarkStart w:id="754" w:name="_Toc119600180"/>
      <w:bookmarkStart w:id="755" w:name="_Toc122446585"/>
      <w:r w:rsidRPr="00CE3DE4">
        <w:rPr>
          <w:rStyle w:val="normaltextrun"/>
          <w:sz w:val="28"/>
          <w:szCs w:val="28"/>
        </w:rPr>
        <w:t>GLM Configuration</w:t>
      </w:r>
      <w:bookmarkEnd w:id="749"/>
      <w:bookmarkEnd w:id="750"/>
      <w:bookmarkEnd w:id="751"/>
      <w:bookmarkEnd w:id="752"/>
      <w:bookmarkEnd w:id="753"/>
      <w:bookmarkEnd w:id="754"/>
      <w:bookmarkEnd w:id="755"/>
    </w:p>
    <w:p w14:paraId="4C6E7CEE" w14:textId="77777777" w:rsidR="00764440" w:rsidRPr="001A3BA2" w:rsidRDefault="00764440">
      <w:pPr>
        <w:pStyle w:val="Heading2"/>
        <w:pPrChange w:id="756" w:author="Shubra Singh" w:date="2022-12-15T15:12:00Z">
          <w:pPr/>
        </w:pPrChange>
      </w:pPr>
      <w:del w:id="757" w:author="Shubra Singh" w:date="2022-12-15T15:12:00Z">
        <w:r w:rsidDel="00917302">
          <w:delText xml:space="preserve"> LOGIN</w:delText>
        </w:r>
      </w:del>
    </w:p>
    <w:p w14:paraId="45BB8A75" w14:textId="77777777" w:rsidR="00764440" w:rsidRDefault="00764440" w:rsidP="00764440">
      <w:pPr>
        <w:pStyle w:val="ListParagraph"/>
        <w:numPr>
          <w:ilvl w:val="1"/>
          <w:numId w:val="28"/>
        </w:numPr>
        <w:rPr>
          <w:lang w:val="en-IN" w:eastAsia="en-IN"/>
        </w:rPr>
      </w:pPr>
      <w:r>
        <w:rPr>
          <w:lang w:val="en-IN" w:eastAsia="en-IN"/>
        </w:rPr>
        <w:t xml:space="preserve">Go to </w:t>
      </w:r>
      <w:hyperlink r:id="rId58" w:history="1">
        <w:r w:rsidRPr="00AC79EF">
          <w:rPr>
            <w:rStyle w:val="Hyperlink"/>
            <w:lang w:val="en-IN" w:eastAsia="en-IN"/>
          </w:rPr>
          <w:t>https://glm.a10networks.com</w:t>
        </w:r>
      </w:hyperlink>
    </w:p>
    <w:p w14:paraId="46BB75BB" w14:textId="77777777" w:rsidR="00764440" w:rsidRDefault="00764440" w:rsidP="00764440">
      <w:pPr>
        <w:pStyle w:val="ListParagraph"/>
        <w:numPr>
          <w:ilvl w:val="1"/>
          <w:numId w:val="28"/>
        </w:numPr>
        <w:rPr>
          <w:lang w:val="en-IN" w:eastAsia="en-IN"/>
        </w:rPr>
      </w:pPr>
      <w:r>
        <w:rPr>
          <w:lang w:val="en-IN" w:eastAsia="en-IN"/>
        </w:rPr>
        <w:t>Now enter valid email id.</w:t>
      </w:r>
    </w:p>
    <w:p w14:paraId="20A06EDD" w14:textId="77777777" w:rsidR="00764440" w:rsidRPr="00803A97" w:rsidRDefault="00764440" w:rsidP="00764440">
      <w:r w:rsidRPr="00803A97">
        <w:rPr>
          <w:noProof/>
        </w:rPr>
        <w:lastRenderedPageBreak/>
        <w:drawing>
          <wp:inline distT="0" distB="0" distL="0" distR="0" wp14:anchorId="462BCB15" wp14:editId="191ABBEC">
            <wp:extent cx="5906770" cy="278295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4470" cy="2796008"/>
                    </a:xfrm>
                    <a:prstGeom prst="rect">
                      <a:avLst/>
                    </a:prstGeom>
                  </pic:spPr>
                </pic:pic>
              </a:graphicData>
            </a:graphic>
          </wp:inline>
        </w:drawing>
      </w:r>
    </w:p>
    <w:p w14:paraId="45C9C54A" w14:textId="77777777" w:rsidR="00764440" w:rsidRDefault="00764440" w:rsidP="00764440">
      <w:pPr>
        <w:pStyle w:val="ListParagraph"/>
        <w:numPr>
          <w:ilvl w:val="1"/>
          <w:numId w:val="28"/>
        </w:numPr>
        <w:rPr>
          <w:lang w:val="en-IN" w:eastAsia="en-IN"/>
        </w:rPr>
      </w:pPr>
      <w:r>
        <w:rPr>
          <w:lang w:val="en-IN" w:eastAsia="en-IN"/>
        </w:rPr>
        <w:t>Enter the password for the entered email-id</w:t>
      </w:r>
    </w:p>
    <w:p w14:paraId="68A279C7" w14:textId="77777777" w:rsidR="00764440" w:rsidRPr="00BC0446" w:rsidRDefault="00764440" w:rsidP="00764440">
      <w:pPr>
        <w:rPr>
          <w:lang w:eastAsia="en-IN"/>
        </w:rPr>
      </w:pPr>
      <w:r w:rsidRPr="00BC0446">
        <w:rPr>
          <w:noProof/>
          <w:lang w:eastAsia="en-IN"/>
        </w:rPr>
        <w:drawing>
          <wp:inline distT="0" distB="0" distL="0" distR="0" wp14:anchorId="31A817AA" wp14:editId="18A0A0D0">
            <wp:extent cx="5942678" cy="2385392"/>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53978" cy="2389928"/>
                    </a:xfrm>
                    <a:prstGeom prst="rect">
                      <a:avLst/>
                    </a:prstGeom>
                  </pic:spPr>
                </pic:pic>
              </a:graphicData>
            </a:graphic>
          </wp:inline>
        </w:drawing>
      </w:r>
    </w:p>
    <w:p w14:paraId="3C26B597" w14:textId="77777777" w:rsidR="00764440" w:rsidRDefault="00764440" w:rsidP="00764440"/>
    <w:p w14:paraId="341123B8" w14:textId="77777777" w:rsidR="00764440" w:rsidRPr="001A3BA2" w:rsidRDefault="00764440" w:rsidP="00764440"/>
    <w:p w14:paraId="109416B9" w14:textId="143451FB" w:rsidR="00764440" w:rsidRPr="00F9273D" w:rsidRDefault="00764440">
      <w:pPr>
        <w:pStyle w:val="ListParagraph"/>
        <w:numPr>
          <w:ilvl w:val="1"/>
          <w:numId w:val="28"/>
        </w:numPr>
        <w:pPrChange w:id="758" w:author="Shubra Singh" w:date="2022-12-16T10:49:00Z">
          <w:pPr>
            <w:pStyle w:val="ListParagraph"/>
            <w:numPr>
              <w:numId w:val="29"/>
            </w:numPr>
            <w:ind w:hanging="360"/>
          </w:pPr>
        </w:pPrChange>
      </w:pPr>
      <w:r w:rsidRPr="00F9273D">
        <w:t xml:space="preserve">Add username, </w:t>
      </w:r>
      <w:proofErr w:type="gramStart"/>
      <w:r w:rsidRPr="00F9273D">
        <w:t>password</w:t>
      </w:r>
      <w:proofErr w:type="gramEnd"/>
      <w:r w:rsidRPr="00F9273D">
        <w:t xml:space="preserve"> and entitlement token in parameter file.</w:t>
      </w:r>
    </w:p>
    <w:p w14:paraId="1C38789F" w14:textId="77777777" w:rsidR="00764440" w:rsidRDefault="00764440" w:rsidP="00764440">
      <w:pPr>
        <w:pStyle w:val="ListParagraph"/>
        <w:rPr>
          <w:lang w:val="en-IN" w:eastAsia="en-US"/>
        </w:rPr>
      </w:pPr>
    </w:p>
    <w:p w14:paraId="3D783531" w14:textId="77777777" w:rsidR="00764440" w:rsidRPr="00296E08" w:rsidRDefault="00764440" w:rsidP="00764440">
      <w:pPr>
        <w:pStyle w:val="ListParagraph"/>
        <w:rPr>
          <w:lang w:val="en-IN" w:eastAsia="en-US"/>
        </w:rPr>
      </w:pPr>
      <w:r w:rsidRPr="00E87E3C">
        <w:rPr>
          <w:noProof/>
          <w:lang w:val="en-IN" w:eastAsia="en-US"/>
        </w:rPr>
        <w:lastRenderedPageBreak/>
        <w:drawing>
          <wp:inline distT="0" distB="0" distL="0" distR="0" wp14:anchorId="65460D0C" wp14:editId="4B6F7C1F">
            <wp:extent cx="3129045" cy="212148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8000" cy="2127554"/>
                    </a:xfrm>
                    <a:prstGeom prst="rect">
                      <a:avLst/>
                    </a:prstGeom>
                  </pic:spPr>
                </pic:pic>
              </a:graphicData>
            </a:graphic>
          </wp:inline>
        </w:drawing>
      </w:r>
      <w:r w:rsidRPr="00296E08">
        <w:rPr>
          <w:lang w:val="en-IN" w:eastAsia="en-US"/>
        </w:rPr>
        <w:br w:type="textWrapping" w:clear="all"/>
      </w:r>
    </w:p>
    <w:p w14:paraId="479D72F0" w14:textId="316039AF" w:rsidR="00764440" w:rsidRPr="00E87E3C" w:rsidDel="00F9273D" w:rsidRDefault="00F9273D" w:rsidP="00764440">
      <w:pPr>
        <w:pStyle w:val="ListParagraph"/>
        <w:numPr>
          <w:ilvl w:val="0"/>
          <w:numId w:val="29"/>
        </w:numPr>
        <w:rPr>
          <w:del w:id="759" w:author="Shubra Singh" w:date="2022-12-16T10:49:00Z"/>
          <w:lang w:val="en-IN" w:eastAsia="en-US"/>
        </w:rPr>
      </w:pPr>
      <w:ins w:id="760" w:author="Shubra Singh" w:date="2022-12-16T10:49:00Z">
        <w:r>
          <w:rPr>
            <w:lang w:val="en-IN" w:eastAsia="en-US"/>
          </w:rPr>
          <w:t xml:space="preserve"> </w:t>
        </w:r>
      </w:ins>
      <w:del w:id="761" w:author="Shubra Singh" w:date="2022-12-16T10:49:00Z">
        <w:r w:rsidR="00764440" w:rsidDel="00F9273D">
          <w:rPr>
            <w:lang w:val="en-IN" w:eastAsia="en-US"/>
          </w:rPr>
          <w:delText xml:space="preserve">To get entitlement token login to </w:delText>
        </w:r>
        <w:r w:rsidDel="00F9273D">
          <w:fldChar w:fldCharType="begin"/>
        </w:r>
        <w:r w:rsidDel="00F9273D">
          <w:delInstrText>HYPERLINK "https://glm.a10networks.com/" \t "_blank" \o "https://glm.a10networks.com/"</w:delInstrText>
        </w:r>
        <w:r w:rsidDel="00F9273D">
          <w:fldChar w:fldCharType="separate"/>
        </w:r>
        <w:r w:rsidR="00764440" w:rsidDel="00F9273D">
          <w:rPr>
            <w:rStyle w:val="Hyperlink"/>
            <w:rFonts w:ascii="Segoe UI" w:hAnsi="Segoe UI" w:cs="Segoe UI"/>
            <w:color w:val="4F52B2"/>
            <w:sz w:val="21"/>
            <w:szCs w:val="21"/>
            <w:shd w:val="clear" w:color="auto" w:fill="E8EBFA"/>
          </w:rPr>
          <w:delText>https://glm.a10networks.com/</w:delText>
        </w:r>
        <w:r w:rsidDel="00F9273D">
          <w:rPr>
            <w:rStyle w:val="Hyperlink"/>
            <w:rFonts w:ascii="Segoe UI" w:hAnsi="Segoe UI" w:cs="Segoe UI"/>
            <w:color w:val="4F52B2"/>
            <w:sz w:val="21"/>
            <w:szCs w:val="21"/>
            <w:shd w:val="clear" w:color="auto" w:fill="E8EBFA"/>
          </w:rPr>
          <w:fldChar w:fldCharType="end"/>
        </w:r>
        <w:r w:rsidR="00764440" w:rsidDel="00F9273D">
          <w:delText>.</w:delText>
        </w:r>
      </w:del>
    </w:p>
    <w:p w14:paraId="7E4F4EBB" w14:textId="77777777" w:rsidR="00764440" w:rsidRPr="00AB4BFD" w:rsidRDefault="00764440" w:rsidP="00764440">
      <w:pPr>
        <w:pStyle w:val="ListParagraph"/>
        <w:rPr>
          <w:lang w:val="en-IN" w:eastAsia="en-US"/>
        </w:rPr>
      </w:pPr>
      <w:r w:rsidRPr="00E87E3C">
        <w:rPr>
          <w:noProof/>
          <w:lang w:val="en-IN" w:eastAsia="en-US"/>
        </w:rPr>
        <w:drawing>
          <wp:inline distT="0" distB="0" distL="0" distR="0" wp14:anchorId="0EF98748" wp14:editId="15C79CB7">
            <wp:extent cx="5731510" cy="2404110"/>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04110"/>
                    </a:xfrm>
                    <a:prstGeom prst="rect">
                      <a:avLst/>
                    </a:prstGeom>
                  </pic:spPr>
                </pic:pic>
              </a:graphicData>
            </a:graphic>
          </wp:inline>
        </w:drawing>
      </w:r>
    </w:p>
    <w:p w14:paraId="438C4B34" w14:textId="77777777" w:rsidR="00764440" w:rsidRPr="006F56EE" w:rsidRDefault="00764440" w:rsidP="00764440">
      <w:pPr>
        <w:pStyle w:val="ListParagraph"/>
        <w:rPr>
          <w:lang w:val="en-IN" w:eastAsia="en-US"/>
        </w:rPr>
      </w:pPr>
    </w:p>
    <w:p w14:paraId="782DD9B0" w14:textId="5E6443C4" w:rsidR="00764440" w:rsidRPr="00F9273D" w:rsidRDefault="00764440">
      <w:pPr>
        <w:pStyle w:val="ListParagraph"/>
        <w:numPr>
          <w:ilvl w:val="1"/>
          <w:numId w:val="28"/>
        </w:numPr>
        <w:rPr>
          <w:lang w:val="en-IN" w:eastAsia="en-US"/>
        </w:rPr>
        <w:pPrChange w:id="762" w:author="Shubra Singh" w:date="2022-12-16T10:49:00Z">
          <w:pPr>
            <w:pStyle w:val="ListParagraph"/>
            <w:numPr>
              <w:numId w:val="29"/>
            </w:numPr>
            <w:ind w:hanging="360"/>
          </w:pPr>
        </w:pPrChange>
      </w:pPr>
      <w:r>
        <w:t>And then click on any license given and get an entitlement token.</w:t>
      </w:r>
    </w:p>
    <w:p w14:paraId="5838A7CD" w14:textId="0FAD7887" w:rsidR="00054041" w:rsidRPr="00764440" w:rsidRDefault="00764440" w:rsidP="00764440">
      <w:pPr>
        <w:pStyle w:val="ListParagraph"/>
        <w:rPr>
          <w:lang w:val="en-IN" w:eastAsia="en-US"/>
        </w:rPr>
      </w:pPr>
      <w:r w:rsidRPr="003708F6">
        <w:rPr>
          <w:noProof/>
          <w:lang w:val="en-IN" w:eastAsia="en-US"/>
        </w:rPr>
        <w:drawing>
          <wp:inline distT="0" distB="0" distL="0" distR="0" wp14:anchorId="25D3DDDE" wp14:editId="4BF348C4">
            <wp:extent cx="5731510" cy="196977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69770"/>
                    </a:xfrm>
                    <a:prstGeom prst="rect">
                      <a:avLst/>
                    </a:prstGeom>
                  </pic:spPr>
                </pic:pic>
              </a:graphicData>
            </a:graphic>
          </wp:inline>
        </w:drawing>
      </w:r>
    </w:p>
    <w:p w14:paraId="5335CDFC" w14:textId="305DD092" w:rsidR="000904A6" w:rsidRPr="00C40B1F" w:rsidRDefault="00E74680" w:rsidP="00E74680">
      <w:pPr>
        <w:pStyle w:val="Heading2"/>
        <w:rPr>
          <w:sz w:val="28"/>
          <w:szCs w:val="28"/>
        </w:rPr>
      </w:pPr>
      <w:bookmarkStart w:id="763" w:name="_Toc122446586"/>
      <w:r w:rsidRPr="00C40B1F">
        <w:rPr>
          <w:sz w:val="28"/>
          <w:szCs w:val="28"/>
        </w:rPr>
        <w:t>Install</w:t>
      </w:r>
      <w:bookmarkEnd w:id="763"/>
    </w:p>
    <w:p w14:paraId="1AFAC224" w14:textId="77777777" w:rsidR="00A600F8" w:rsidRDefault="00A600F8" w:rsidP="00A600F8">
      <w:pPr>
        <w:pStyle w:val="ListParagraph"/>
        <w:rPr>
          <w:ins w:id="764" w:author="Shubra Singh" w:date="2022-12-20T15:55:00Z"/>
          <w:rFonts w:cstheme="minorHAnsi"/>
          <w:szCs w:val="28"/>
          <w:lang w:val="en-IN" w:eastAsia="en-US"/>
        </w:rPr>
      </w:pPr>
      <w:ins w:id="765" w:author="Shubra Singh" w:date="2022-12-20T15:55:00Z">
        <w:r>
          <w:rPr>
            <w:rFonts w:cstheme="minorHAnsi"/>
            <w:szCs w:val="28"/>
            <w:lang w:val="en-IN" w:eastAsia="en-US"/>
          </w:rPr>
          <w:t>Open your CMD in current working directory.</w:t>
        </w:r>
      </w:ins>
    </w:p>
    <w:p w14:paraId="1C09E14E" w14:textId="3CD9A502" w:rsidR="00A600F8" w:rsidRPr="00764440" w:rsidRDefault="00A600F8" w:rsidP="00A600F8">
      <w:pPr>
        <w:pStyle w:val="ListParagraph"/>
        <w:rPr>
          <w:ins w:id="766" w:author="Shubra Singh" w:date="2022-12-20T15:56:00Z"/>
          <w:rFonts w:cstheme="minorHAnsi"/>
          <w:color w:val="2E74B5" w:themeColor="accent5" w:themeShade="BF"/>
          <w:szCs w:val="28"/>
          <w:shd w:val="clear" w:color="auto" w:fill="FFFFFF"/>
        </w:rPr>
      </w:pPr>
      <w:proofErr w:type="gramStart"/>
      <w:ins w:id="767" w:author="Shubra Singh" w:date="2022-12-20T15:55:00Z">
        <w:r>
          <w:rPr>
            <w:rFonts w:cstheme="minorHAnsi"/>
            <w:szCs w:val="28"/>
            <w:lang w:val="en-IN" w:eastAsia="en-US"/>
          </w:rPr>
          <w:lastRenderedPageBreak/>
          <w:t>Run :</w:t>
        </w:r>
      </w:ins>
      <w:proofErr w:type="gramEnd"/>
      <w:ins w:id="768" w:author="Shubra Singh" w:date="2022-12-20T15:56:00Z">
        <w:r w:rsidRPr="00A600F8">
          <w:rPr>
            <w:rFonts w:cstheme="minorHAnsi"/>
            <w:color w:val="2E74B5" w:themeColor="accent5" w:themeShade="BF"/>
            <w:szCs w:val="28"/>
            <w:lang w:val="en-IN" w:eastAsia="en-US"/>
          </w:rPr>
          <w:t xml:space="preserve"> </w:t>
        </w:r>
        <w:r w:rsidRPr="00285E97">
          <w:rPr>
            <w:rFonts w:cstheme="minorHAnsi"/>
            <w:color w:val="2E74B5" w:themeColor="accent5" w:themeShade="BF"/>
            <w:szCs w:val="28"/>
            <w:shd w:val="clear" w:color="auto" w:fill="FFFFFF"/>
          </w:rPr>
          <w:t>Python ./</w:t>
        </w:r>
        <w:r w:rsidRPr="00A80657">
          <w:rPr>
            <w:rFonts w:cstheme="minorHAnsi"/>
            <w:color w:val="2E74B5" w:themeColor="accent5" w:themeShade="BF"/>
            <w:szCs w:val="28"/>
            <w:shd w:val="clear" w:color="auto" w:fill="FFFFFF"/>
          </w:rPr>
          <w:t>CFT_TMPL_2NIC_1VM_GLM_CONFIG_SLB_SSL_GLM_2</w:t>
        </w:r>
        <w:r>
          <w:rPr>
            <w:rFonts w:cstheme="minorHAnsi"/>
            <w:color w:val="2E74B5" w:themeColor="accent5" w:themeShade="BF"/>
            <w:szCs w:val="28"/>
            <w:shd w:val="clear" w:color="auto" w:fill="FFFFFF"/>
          </w:rPr>
          <w:t>.py</w:t>
        </w:r>
      </w:ins>
    </w:p>
    <w:p w14:paraId="20F6AA75" w14:textId="42152036" w:rsidR="00A600F8" w:rsidRPr="006E458E" w:rsidRDefault="00A600F8" w:rsidP="00A600F8">
      <w:pPr>
        <w:pStyle w:val="ListParagraph"/>
        <w:rPr>
          <w:ins w:id="769" w:author="Shubra Singh" w:date="2022-12-20T15:55:00Z"/>
          <w:rFonts w:cstheme="minorHAnsi"/>
          <w:color w:val="2E74B5" w:themeColor="accent5" w:themeShade="BF"/>
          <w:szCs w:val="28"/>
          <w:shd w:val="clear" w:color="auto" w:fill="FFFFFF"/>
        </w:rPr>
      </w:pPr>
    </w:p>
    <w:p w14:paraId="31F61A01" w14:textId="23EE1194" w:rsidR="00A600F8" w:rsidRDefault="00A600F8" w:rsidP="00A600F8">
      <w:pPr>
        <w:rPr>
          <w:ins w:id="770" w:author="Shubra Singh" w:date="2022-12-20T16:11:00Z"/>
          <w:sz w:val="22"/>
          <w:szCs w:val="18"/>
        </w:rPr>
      </w:pPr>
      <w:ins w:id="771" w:author="Shubra Singh" w:date="2022-12-20T15:55:00Z">
        <w:r>
          <w:tab/>
        </w:r>
        <w:r w:rsidRPr="00024E0F">
          <w:rPr>
            <w:sz w:val="22"/>
            <w:szCs w:val="18"/>
          </w:rPr>
          <w:t xml:space="preserve">Provide below configuration params: </w:t>
        </w:r>
      </w:ins>
    </w:p>
    <w:p w14:paraId="389C1797" w14:textId="20DE8B00" w:rsidR="00A600F8" w:rsidRPr="00024E0F" w:rsidRDefault="007823D6" w:rsidP="00A600F8">
      <w:pPr>
        <w:rPr>
          <w:ins w:id="772" w:author="Shubra Singh" w:date="2022-12-20T15:55:00Z"/>
          <w:sz w:val="22"/>
          <w:szCs w:val="18"/>
        </w:rPr>
      </w:pPr>
      <w:ins w:id="773" w:author="Shubra Singh" w:date="2022-12-20T16:11:00Z">
        <w:del w:id="774" w:author="Pramod Ashok Nimbhore" w:date="2022-12-21T17:45:00Z">
          <w:r w:rsidRPr="007823D6" w:rsidDel="00CC5C51">
            <w:rPr>
              <w:noProof/>
              <w:sz w:val="22"/>
              <w:szCs w:val="18"/>
            </w:rPr>
            <w:drawing>
              <wp:inline distT="0" distB="0" distL="0" distR="0" wp14:anchorId="1191FB19" wp14:editId="433D728B">
                <wp:extent cx="5949950" cy="666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9950" cy="666750"/>
                        </a:xfrm>
                        <a:prstGeom prst="rect">
                          <a:avLst/>
                        </a:prstGeom>
                      </pic:spPr>
                    </pic:pic>
                  </a:graphicData>
                </a:graphic>
              </wp:inline>
            </w:drawing>
          </w:r>
        </w:del>
      </w:ins>
      <w:ins w:id="775" w:author="Pramod Ashok Nimbhore" w:date="2022-12-21T17:45:00Z">
        <w:r w:rsidR="00CC5C51">
          <w:rPr>
            <w:noProof/>
            <w:sz w:val="22"/>
            <w:szCs w:val="18"/>
          </w:rPr>
          <w:drawing>
            <wp:inline distT="0" distB="0" distL="0" distR="0" wp14:anchorId="0E12D59D" wp14:editId="1ECC5B7D">
              <wp:extent cx="5727700" cy="723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ins>
    </w:p>
    <w:p w14:paraId="3CE234DA" w14:textId="77777777" w:rsidR="00A600F8" w:rsidRDefault="00A600F8" w:rsidP="00A600F8">
      <w:pPr>
        <w:pStyle w:val="Heading1"/>
        <w:rPr>
          <w:ins w:id="776" w:author="Shubra Singh" w:date="2022-12-20T16:03:00Z"/>
          <w:rFonts w:eastAsia="Times New Roman"/>
          <w:lang w:eastAsia="en-IN"/>
        </w:rPr>
      </w:pPr>
      <w:bookmarkStart w:id="777" w:name="_Toc121685657"/>
      <w:bookmarkStart w:id="778" w:name="_Toc122446587"/>
      <w:bookmarkStart w:id="779" w:name="_Hlk122446510"/>
      <w:ins w:id="780" w:author="Shubra Singh" w:date="2022-12-20T16:03:00Z">
        <w:r>
          <w:rPr>
            <w:rFonts w:eastAsia="Times New Roman"/>
            <w:lang w:eastAsia="en-IN"/>
          </w:rPr>
          <w:t>Chapter 3- Install Client/Server VM</w:t>
        </w:r>
        <w:bookmarkEnd w:id="777"/>
        <w:bookmarkEnd w:id="778"/>
        <w:r>
          <w:rPr>
            <w:rFonts w:eastAsia="Times New Roman"/>
            <w:lang w:eastAsia="en-IN"/>
          </w:rPr>
          <w:t xml:space="preserve"> </w:t>
        </w:r>
      </w:ins>
    </w:p>
    <w:p w14:paraId="4D12648A" w14:textId="77777777" w:rsidR="00A600F8" w:rsidRPr="000726AE" w:rsidRDefault="00A600F8" w:rsidP="00A600F8">
      <w:pPr>
        <w:rPr>
          <w:ins w:id="781" w:author="Shubra Singh" w:date="2022-12-20T16:03:00Z"/>
          <w:lang w:eastAsia="en-IN"/>
        </w:rPr>
      </w:pPr>
      <w:ins w:id="782" w:author="Shubra Singh" w:date="2022-12-20T16:03:00Z">
        <w:r>
          <w:rPr>
            <w:lang w:eastAsia="en-IN"/>
          </w:rPr>
          <w:t xml:space="preserve">Client VM and Server VM is a </w:t>
        </w:r>
        <w:proofErr w:type="spellStart"/>
        <w:r>
          <w:rPr>
            <w:lang w:eastAsia="en-IN"/>
          </w:rPr>
          <w:t>temparatory</w:t>
        </w:r>
        <w:proofErr w:type="spellEnd"/>
        <w:r>
          <w:rPr>
            <w:lang w:eastAsia="en-IN"/>
          </w:rPr>
          <w:t xml:space="preserve"> </w:t>
        </w:r>
        <w:proofErr w:type="spellStart"/>
        <w:r>
          <w:rPr>
            <w:lang w:eastAsia="en-IN"/>
          </w:rPr>
          <w:t>vm</w:t>
        </w:r>
        <w:proofErr w:type="spellEnd"/>
        <w:r>
          <w:rPr>
            <w:lang w:eastAsia="en-IN"/>
          </w:rPr>
          <w:t xml:space="preserve"> which can be deleted later. This will help to test traffic. We can test traffic from client </w:t>
        </w:r>
        <w:proofErr w:type="spellStart"/>
        <w:r>
          <w:rPr>
            <w:lang w:eastAsia="en-IN"/>
          </w:rPr>
          <w:t>vm</w:t>
        </w:r>
        <w:proofErr w:type="spellEnd"/>
        <w:r>
          <w:rPr>
            <w:lang w:eastAsia="en-IN"/>
          </w:rPr>
          <w:t xml:space="preserve"> to server </w:t>
        </w:r>
        <w:proofErr w:type="spellStart"/>
        <w:r>
          <w:rPr>
            <w:lang w:eastAsia="en-IN"/>
          </w:rPr>
          <w:t>vm</w:t>
        </w:r>
        <w:proofErr w:type="spellEnd"/>
        <w:r>
          <w:rPr>
            <w:lang w:eastAsia="en-IN"/>
          </w:rPr>
          <w:t xml:space="preserve"> via </w:t>
        </w:r>
        <w:proofErr w:type="spellStart"/>
        <w:r>
          <w:rPr>
            <w:lang w:eastAsia="en-IN"/>
          </w:rPr>
          <w:t>vThunder</w:t>
        </w:r>
        <w:proofErr w:type="spellEnd"/>
        <w:r>
          <w:rPr>
            <w:lang w:eastAsia="en-IN"/>
          </w:rPr>
          <w:t>.</w:t>
        </w:r>
      </w:ins>
    </w:p>
    <w:p w14:paraId="55A7D7B3" w14:textId="77777777" w:rsidR="00A600F8" w:rsidRDefault="00A600F8" w:rsidP="00A600F8">
      <w:pPr>
        <w:pStyle w:val="Heading2"/>
        <w:rPr>
          <w:ins w:id="783" w:author="Shubra Singh" w:date="2022-12-20T16:03:00Z"/>
          <w:lang w:eastAsia="en-IN"/>
        </w:rPr>
      </w:pPr>
      <w:bookmarkStart w:id="784" w:name="_Toc121685658"/>
      <w:bookmarkStart w:id="785" w:name="_Toc122446588"/>
      <w:ins w:id="786" w:author="Shubra Singh" w:date="2022-12-20T16:03:00Z">
        <w:r>
          <w:rPr>
            <w:lang w:eastAsia="en-IN"/>
          </w:rPr>
          <w:t>Install</w:t>
        </w:r>
        <w:bookmarkEnd w:id="784"/>
        <w:bookmarkEnd w:id="785"/>
      </w:ins>
    </w:p>
    <w:p w14:paraId="230AD881" w14:textId="77777777" w:rsidR="00A600F8" w:rsidRPr="00D80908" w:rsidRDefault="00A600F8" w:rsidP="00A600F8">
      <w:pPr>
        <w:rPr>
          <w:ins w:id="787" w:author="Shubra Singh" w:date="2022-12-20T16:03:00Z"/>
          <w:lang w:eastAsia="en-IN"/>
        </w:rPr>
      </w:pPr>
      <w:ins w:id="788" w:author="Shubra Singh" w:date="2022-12-20T16:03:00Z">
        <w:r>
          <w:rPr>
            <w:lang w:eastAsia="en-IN"/>
          </w:rPr>
          <w:t>Apache Server VM:</w:t>
        </w:r>
      </w:ins>
    </w:p>
    <w:p w14:paraId="7220849B" w14:textId="77777777" w:rsidR="00A600F8" w:rsidRDefault="00A600F8" w:rsidP="00A600F8">
      <w:pPr>
        <w:ind w:left="720"/>
        <w:rPr>
          <w:ins w:id="789" w:author="Shubra Singh" w:date="2022-12-20T16:03:00Z"/>
          <w:lang w:eastAsia="en-IN"/>
        </w:rPr>
      </w:pPr>
      <w:ins w:id="790" w:author="Shubra Singh" w:date="2022-12-20T16:03:00Z">
        <w:r>
          <w:rPr>
            <w:lang w:eastAsia="en-IN"/>
          </w:rPr>
          <w:t xml:space="preserve">Go to AWS Console -&gt; </w:t>
        </w:r>
        <w:r w:rsidRPr="004D411A">
          <w:rPr>
            <w:rFonts w:cstheme="minorHAnsi"/>
            <w:i/>
            <w:iCs/>
            <w:szCs w:val="28"/>
            <w:shd w:val="clear" w:color="auto" w:fill="FFFFFF"/>
          </w:rPr>
          <w:t>EC2 -</w:t>
        </w:r>
        <w:proofErr w:type="gramStart"/>
        <w:r w:rsidRPr="004D411A">
          <w:rPr>
            <w:rFonts w:cstheme="minorHAnsi"/>
            <w:i/>
            <w:iCs/>
            <w:szCs w:val="28"/>
            <w:shd w:val="clear" w:color="auto" w:fill="FFFFFF"/>
          </w:rPr>
          <w:t>&gt;  Instances</w:t>
        </w:r>
        <w:proofErr w:type="gramEnd"/>
        <w:r w:rsidRPr="004D411A">
          <w:rPr>
            <w:rFonts w:cstheme="minorHAnsi"/>
            <w:i/>
            <w:iCs/>
            <w:szCs w:val="28"/>
            <w:shd w:val="clear" w:color="auto" w:fill="FFFFFF"/>
          </w:rPr>
          <w:t xml:space="preserve"> </w:t>
        </w:r>
        <w:r w:rsidRPr="00DB40D1">
          <w:rPr>
            <w:rFonts w:cstheme="minorHAnsi"/>
            <w:i/>
            <w:iCs/>
            <w:szCs w:val="28"/>
            <w:shd w:val="clear" w:color="auto" w:fill="FFFFFF"/>
          </w:rPr>
          <w:t xml:space="preserve">- &gt; </w:t>
        </w:r>
        <w:r w:rsidRPr="004D411A">
          <w:rPr>
            <w:rFonts w:cstheme="minorHAnsi"/>
            <w:i/>
            <w:iCs/>
            <w:szCs w:val="28"/>
            <w:shd w:val="clear" w:color="auto" w:fill="FFFFFF"/>
          </w:rPr>
          <w:t xml:space="preserve">Select </w:t>
        </w:r>
        <w:r>
          <w:rPr>
            <w:rFonts w:cstheme="minorHAnsi"/>
            <w:i/>
            <w:iCs/>
            <w:color w:val="2E74B5" w:themeColor="accent5" w:themeShade="BF"/>
            <w:szCs w:val="28"/>
            <w:shd w:val="clear" w:color="auto" w:fill="FFFFFF"/>
          </w:rPr>
          <w:t>&lt;</w:t>
        </w:r>
        <w:proofErr w:type="spellStart"/>
        <w:r w:rsidRPr="007259C5">
          <w:rPr>
            <w:rFonts w:cstheme="minorHAnsi"/>
            <w:i/>
            <w:iCs/>
            <w:color w:val="00B0F0"/>
            <w:szCs w:val="28"/>
            <w:shd w:val="clear" w:color="auto" w:fill="FFFFFF"/>
          </w:rPr>
          <w:t>vth</w:t>
        </w:r>
        <w:proofErr w:type="spellEnd"/>
        <w:r>
          <w:rPr>
            <w:rFonts w:cstheme="minorHAnsi"/>
            <w:i/>
            <w:iCs/>
            <w:color w:val="00B0F0"/>
            <w:szCs w:val="28"/>
            <w:shd w:val="clear" w:color="auto" w:fill="FFFFFF"/>
          </w:rPr>
          <w:t>&gt;</w:t>
        </w:r>
        <w:r w:rsidRPr="007259C5">
          <w:rPr>
            <w:rFonts w:cstheme="minorHAnsi"/>
            <w:i/>
            <w:iCs/>
            <w:color w:val="00B0F0"/>
            <w:szCs w:val="28"/>
            <w:shd w:val="clear" w:color="auto" w:fill="FFFFFF"/>
          </w:rPr>
          <w:t>-server</w:t>
        </w:r>
        <w:r>
          <w:rPr>
            <w:rFonts w:cstheme="minorHAnsi"/>
            <w:i/>
            <w:iCs/>
            <w:color w:val="2E74B5" w:themeColor="accent5" w:themeShade="BF"/>
            <w:szCs w:val="28"/>
            <w:shd w:val="clear" w:color="auto" w:fill="FFFFFF"/>
          </w:rPr>
          <w:t xml:space="preserve"> -</w:t>
        </w:r>
        <w:r w:rsidRPr="004C5F9B">
          <w:rPr>
            <w:rFonts w:cstheme="minorHAnsi"/>
            <w:i/>
            <w:iCs/>
            <w:szCs w:val="28"/>
            <w:shd w:val="clear" w:color="auto" w:fill="FFFFFF"/>
          </w:rPr>
          <w:t xml:space="preserve">&gt; connect -&gt; EC2 instance connect  -&gt; </w:t>
        </w:r>
        <w:r>
          <w:rPr>
            <w:rFonts w:cstheme="minorHAnsi"/>
            <w:i/>
            <w:iCs/>
            <w:szCs w:val="28"/>
            <w:shd w:val="clear" w:color="auto" w:fill="FFFFFF"/>
          </w:rPr>
          <w:t>C</w:t>
        </w:r>
        <w:r w:rsidRPr="004C5F9B">
          <w:rPr>
            <w:rFonts w:cstheme="minorHAnsi"/>
            <w:i/>
            <w:iCs/>
            <w:szCs w:val="28"/>
            <w:shd w:val="clear" w:color="auto" w:fill="FFFFFF"/>
          </w:rPr>
          <w:t>onnect</w:t>
        </w:r>
      </w:ins>
    </w:p>
    <w:p w14:paraId="648C33E7" w14:textId="77777777" w:rsidR="00A600F8" w:rsidRPr="00C95146" w:rsidRDefault="00A600F8" w:rsidP="00A600F8">
      <w:pPr>
        <w:ind w:firstLine="720"/>
        <w:rPr>
          <w:ins w:id="791" w:author="Shubra Singh" w:date="2022-12-20T16:03:00Z"/>
          <w:lang w:eastAsia="en-IN"/>
        </w:rPr>
      </w:pPr>
      <w:proofErr w:type="gramStart"/>
      <w:ins w:id="792" w:author="Shubra Singh" w:date="2022-12-20T16:03:00Z">
        <w:r>
          <w:rPr>
            <w:color w:val="2E74B5" w:themeColor="accent5" w:themeShade="BF"/>
            <w:lang w:eastAsia="en-IN"/>
          </w:rPr>
          <w:t>Run :</w:t>
        </w:r>
        <w:proofErr w:type="gramEnd"/>
        <w:r>
          <w:rPr>
            <w:color w:val="2E74B5" w:themeColor="accent5" w:themeShade="BF"/>
            <w:lang w:eastAsia="en-IN"/>
          </w:rPr>
          <w:t xml:space="preserve"> </w:t>
        </w:r>
        <w:proofErr w:type="spellStart"/>
        <w:r w:rsidRPr="000E2B7C">
          <w:rPr>
            <w:color w:val="2E74B5" w:themeColor="accent5" w:themeShade="BF"/>
            <w:lang w:eastAsia="en-IN"/>
          </w:rPr>
          <w:t>sudo</w:t>
        </w:r>
        <w:proofErr w:type="spellEnd"/>
        <w:r w:rsidRPr="000E2B7C">
          <w:rPr>
            <w:color w:val="2E74B5" w:themeColor="accent5" w:themeShade="BF"/>
            <w:lang w:eastAsia="en-IN"/>
          </w:rPr>
          <w:t xml:space="preserve"> apt install apache2</w:t>
        </w:r>
      </w:ins>
    </w:p>
    <w:p w14:paraId="71B02006" w14:textId="77777777" w:rsidR="00A600F8" w:rsidRDefault="00A600F8" w:rsidP="00A600F8">
      <w:pPr>
        <w:rPr>
          <w:ins w:id="793" w:author="Shubra Singh" w:date="2022-12-20T16:03:00Z"/>
          <w:lang w:eastAsia="en-IN"/>
        </w:rPr>
      </w:pPr>
    </w:p>
    <w:p w14:paraId="0CC970BB" w14:textId="77777777" w:rsidR="00A600F8" w:rsidRPr="00C95146" w:rsidRDefault="00A600F8" w:rsidP="00A600F8">
      <w:pPr>
        <w:rPr>
          <w:ins w:id="794" w:author="Shubra Singh" w:date="2022-12-20T16:03:00Z"/>
          <w:lang w:eastAsia="en-IN"/>
        </w:rPr>
      </w:pPr>
      <w:ins w:id="795" w:author="Shubra Singh" w:date="2022-12-20T16:03:00Z">
        <w:r>
          <w:rPr>
            <w:lang w:eastAsia="en-IN"/>
          </w:rPr>
          <w:t>Client VM:</w:t>
        </w:r>
      </w:ins>
    </w:p>
    <w:p w14:paraId="26F674CD" w14:textId="77777777" w:rsidR="00A600F8" w:rsidRDefault="00A600F8" w:rsidP="00A600F8">
      <w:pPr>
        <w:pStyle w:val="ListParagraph"/>
        <w:numPr>
          <w:ilvl w:val="0"/>
          <w:numId w:val="31"/>
        </w:numPr>
        <w:rPr>
          <w:ins w:id="796" w:author="Shubra Singh" w:date="2022-12-20T16:03:00Z"/>
          <w:lang w:eastAsia="en-IN"/>
        </w:rPr>
      </w:pPr>
      <w:ins w:id="797" w:author="Shubra Singh" w:date="2022-12-20T16:03:00Z">
        <w:r>
          <w:rPr>
            <w:lang w:eastAsia="en-IN"/>
          </w:rPr>
          <w:t xml:space="preserve">Go to AWS Console -&gt; </w:t>
        </w:r>
        <w:r w:rsidRPr="003954E1">
          <w:rPr>
            <w:i/>
            <w:iCs/>
            <w:color w:val="2F5496" w:themeColor="accent1" w:themeShade="BF"/>
            <w:lang w:eastAsia="en-IN"/>
          </w:rPr>
          <w:t>EC2</w:t>
        </w:r>
        <w:r>
          <w:rPr>
            <w:i/>
            <w:iCs/>
            <w:color w:val="2F5496" w:themeColor="accent1" w:themeShade="BF"/>
            <w:lang w:eastAsia="en-IN"/>
          </w:rPr>
          <w:t xml:space="preserve"> -</w:t>
        </w:r>
        <w:proofErr w:type="gramStart"/>
        <w:r>
          <w:rPr>
            <w:i/>
            <w:iCs/>
            <w:color w:val="2F5496" w:themeColor="accent1" w:themeShade="BF"/>
            <w:lang w:eastAsia="en-IN"/>
          </w:rPr>
          <w:t xml:space="preserve">&gt; </w:t>
        </w:r>
        <w:r w:rsidRPr="003954E1">
          <w:rPr>
            <w:i/>
            <w:iCs/>
            <w:color w:val="2F5496" w:themeColor="accent1" w:themeShade="BF"/>
            <w:lang w:eastAsia="en-IN"/>
          </w:rPr>
          <w:t xml:space="preserve"> Instances</w:t>
        </w:r>
        <w:proofErr w:type="gramEnd"/>
        <w:r>
          <w:rPr>
            <w:i/>
            <w:iCs/>
            <w:color w:val="2F5496" w:themeColor="accent1" w:themeShade="BF"/>
            <w:lang w:eastAsia="en-IN"/>
          </w:rPr>
          <w:t xml:space="preserve"> -&gt; </w:t>
        </w:r>
        <w:r w:rsidRPr="003954E1">
          <w:rPr>
            <w:i/>
            <w:iCs/>
            <w:color w:val="2F5496" w:themeColor="accent1" w:themeShade="BF"/>
            <w:lang w:eastAsia="en-IN"/>
          </w:rPr>
          <w:t xml:space="preserve"> Launch instances</w:t>
        </w:r>
      </w:ins>
    </w:p>
    <w:p w14:paraId="57EB9F28" w14:textId="77777777" w:rsidR="00A600F8" w:rsidRDefault="00A600F8" w:rsidP="00A600F8">
      <w:pPr>
        <w:pStyle w:val="ListParagraph"/>
        <w:rPr>
          <w:ins w:id="798" w:author="Shubra Singh" w:date="2022-12-20T16:03:00Z"/>
          <w:lang w:eastAsia="en-IN"/>
        </w:rPr>
      </w:pPr>
      <w:ins w:id="799" w:author="Shubra Singh" w:date="2022-12-20T16:03:00Z">
        <w:r w:rsidRPr="00760101">
          <w:rPr>
            <w:noProof/>
            <w:lang w:eastAsia="en-IN"/>
          </w:rPr>
          <w:drawing>
            <wp:inline distT="0" distB="0" distL="0" distR="0" wp14:anchorId="03DEB5E2" wp14:editId="11F44252">
              <wp:extent cx="5040630" cy="524786"/>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1277" cy="551922"/>
                      </a:xfrm>
                      <a:prstGeom prst="rect">
                        <a:avLst/>
                      </a:prstGeom>
                    </pic:spPr>
                  </pic:pic>
                </a:graphicData>
              </a:graphic>
            </wp:inline>
          </w:drawing>
        </w:r>
        <w:r>
          <w:rPr>
            <w:lang w:eastAsia="en-IN"/>
          </w:rPr>
          <w:t xml:space="preserve"> </w:t>
        </w:r>
      </w:ins>
    </w:p>
    <w:p w14:paraId="0545B4B3" w14:textId="77777777" w:rsidR="00A600F8" w:rsidRDefault="00A600F8" w:rsidP="00A600F8">
      <w:pPr>
        <w:pStyle w:val="ListParagraph"/>
        <w:rPr>
          <w:ins w:id="800" w:author="Shubra Singh" w:date="2022-12-20T16:03:00Z"/>
          <w:lang w:eastAsia="en-IN"/>
        </w:rPr>
      </w:pPr>
    </w:p>
    <w:p w14:paraId="5E31F178" w14:textId="77777777" w:rsidR="00A600F8" w:rsidRDefault="00A600F8" w:rsidP="00A600F8">
      <w:pPr>
        <w:pStyle w:val="ListParagraph"/>
        <w:numPr>
          <w:ilvl w:val="0"/>
          <w:numId w:val="36"/>
        </w:numPr>
        <w:rPr>
          <w:ins w:id="801" w:author="Shubra Singh" w:date="2022-12-20T16:03:00Z"/>
          <w:lang w:eastAsia="en-IN"/>
        </w:rPr>
      </w:pPr>
      <w:ins w:id="802" w:author="Shubra Singh" w:date="2022-12-20T16:03:00Z">
        <w:r>
          <w:rPr>
            <w:lang w:eastAsia="en-IN"/>
          </w:rPr>
          <w:t>Provide instance name. For example: &lt;</w:t>
        </w:r>
        <w:proofErr w:type="spellStart"/>
        <w:r>
          <w:rPr>
            <w:lang w:eastAsia="en-IN"/>
          </w:rPr>
          <w:t>vth</w:t>
        </w:r>
        <w:proofErr w:type="spellEnd"/>
        <w:r>
          <w:rPr>
            <w:lang w:eastAsia="en-IN"/>
          </w:rPr>
          <w:t>-client&gt;.</w:t>
        </w:r>
      </w:ins>
    </w:p>
    <w:p w14:paraId="3D097C82" w14:textId="77777777" w:rsidR="00A600F8" w:rsidRDefault="00A600F8" w:rsidP="00A600F8">
      <w:pPr>
        <w:pStyle w:val="ListParagraph"/>
        <w:numPr>
          <w:ilvl w:val="0"/>
          <w:numId w:val="36"/>
        </w:numPr>
        <w:rPr>
          <w:ins w:id="803" w:author="Shubra Singh" w:date="2022-12-20T16:03:00Z"/>
          <w:lang w:eastAsia="en-IN"/>
        </w:rPr>
      </w:pPr>
      <w:ins w:id="804" w:author="Shubra Singh" w:date="2022-12-20T16:03:00Z">
        <w:r>
          <w:rPr>
            <w:lang w:eastAsia="en-IN"/>
          </w:rPr>
          <w:t>Select image as Ubuntu.</w:t>
        </w:r>
      </w:ins>
    </w:p>
    <w:p w14:paraId="2FFA60FE" w14:textId="77777777" w:rsidR="00A600F8" w:rsidRDefault="00A600F8" w:rsidP="00A600F8">
      <w:pPr>
        <w:pStyle w:val="ListParagraph"/>
        <w:numPr>
          <w:ilvl w:val="0"/>
          <w:numId w:val="36"/>
        </w:numPr>
        <w:rPr>
          <w:ins w:id="805" w:author="Shubra Singh" w:date="2022-12-20T16:03:00Z"/>
          <w:lang w:eastAsia="en-IN"/>
        </w:rPr>
      </w:pPr>
      <w:ins w:id="806" w:author="Shubra Singh" w:date="2022-12-20T16:03:00Z">
        <w:r>
          <w:rPr>
            <w:lang w:eastAsia="en-IN"/>
          </w:rPr>
          <w:t>Select keypair as you created earlier.</w:t>
        </w:r>
      </w:ins>
    </w:p>
    <w:p w14:paraId="3367BAFA" w14:textId="77777777" w:rsidR="00A600F8" w:rsidRDefault="00A600F8" w:rsidP="00A600F8">
      <w:pPr>
        <w:pStyle w:val="ListParagraph"/>
        <w:numPr>
          <w:ilvl w:val="0"/>
          <w:numId w:val="36"/>
        </w:numPr>
        <w:rPr>
          <w:ins w:id="807" w:author="Shubra Singh" w:date="2022-12-20T16:03:00Z"/>
          <w:lang w:eastAsia="en-IN"/>
        </w:rPr>
      </w:pPr>
      <w:ins w:id="808" w:author="Shubra Singh" w:date="2022-12-20T16:03:00Z">
        <w:r>
          <w:rPr>
            <w:lang w:eastAsia="en-IN"/>
          </w:rPr>
          <w:t>Edit the network settings. Select VPC &lt;</w:t>
        </w:r>
        <w:proofErr w:type="spellStart"/>
        <w:r>
          <w:rPr>
            <w:lang w:eastAsia="en-IN"/>
          </w:rPr>
          <w:t>vth-vpc</w:t>
        </w:r>
        <w:proofErr w:type="spellEnd"/>
        <w:r>
          <w:rPr>
            <w:lang w:eastAsia="en-IN"/>
          </w:rPr>
          <w:t xml:space="preserve">&gt;. </w:t>
        </w:r>
      </w:ins>
    </w:p>
    <w:p w14:paraId="2D7CE655" w14:textId="77777777" w:rsidR="00A600F8" w:rsidRDefault="00A600F8" w:rsidP="00A600F8">
      <w:pPr>
        <w:pStyle w:val="ListParagraph"/>
        <w:numPr>
          <w:ilvl w:val="0"/>
          <w:numId w:val="36"/>
        </w:numPr>
        <w:rPr>
          <w:ins w:id="809" w:author="Shubra Singh" w:date="2022-12-20T16:03:00Z"/>
          <w:lang w:eastAsia="en-IN"/>
        </w:rPr>
      </w:pPr>
      <w:ins w:id="810" w:author="Shubra Singh" w:date="2022-12-20T16:03:00Z">
        <w:r>
          <w:rPr>
            <w:lang w:eastAsia="en-IN"/>
          </w:rPr>
          <w:t>Select Data subnet. (</w:t>
        </w:r>
        <w:proofErr w:type="spellStart"/>
        <w:r>
          <w:rPr>
            <w:lang w:eastAsia="en-IN"/>
          </w:rPr>
          <w:t>e.g</w:t>
        </w:r>
        <w:proofErr w:type="spellEnd"/>
        <w:r>
          <w:rPr>
            <w:lang w:eastAsia="en-IN"/>
          </w:rPr>
          <w:t xml:space="preserve"> 10.0.1.0/24)</w:t>
        </w:r>
      </w:ins>
    </w:p>
    <w:p w14:paraId="2B9D18BB" w14:textId="77777777" w:rsidR="00A600F8" w:rsidRDefault="00A600F8" w:rsidP="00A600F8">
      <w:pPr>
        <w:pStyle w:val="ListParagraph"/>
        <w:numPr>
          <w:ilvl w:val="0"/>
          <w:numId w:val="36"/>
        </w:numPr>
        <w:rPr>
          <w:ins w:id="811" w:author="Shubra Singh" w:date="2022-12-20T16:03:00Z"/>
          <w:lang w:eastAsia="en-IN"/>
        </w:rPr>
      </w:pPr>
      <w:ins w:id="812" w:author="Shubra Singh" w:date="2022-12-20T16:03:00Z">
        <w:r>
          <w:rPr>
            <w:lang w:eastAsia="en-IN"/>
          </w:rPr>
          <w:t>Edit Auto Assign Public IP to enable.</w:t>
        </w:r>
      </w:ins>
    </w:p>
    <w:p w14:paraId="44CA8D35" w14:textId="77777777" w:rsidR="00A600F8" w:rsidRDefault="00A600F8" w:rsidP="00A600F8">
      <w:pPr>
        <w:pStyle w:val="ListParagraph"/>
        <w:numPr>
          <w:ilvl w:val="0"/>
          <w:numId w:val="36"/>
        </w:numPr>
        <w:rPr>
          <w:ins w:id="813" w:author="Shubra Singh" w:date="2022-12-20T16:03:00Z"/>
          <w:lang w:eastAsia="en-IN"/>
        </w:rPr>
      </w:pPr>
      <w:ins w:id="814" w:author="Shubra Singh" w:date="2022-12-20T16:03:00Z">
        <w:r>
          <w:rPr>
            <w:lang w:eastAsia="en-IN"/>
          </w:rPr>
          <w:lastRenderedPageBreak/>
          <w:t xml:space="preserve">Edit </w:t>
        </w:r>
        <w:r w:rsidRPr="00471E96">
          <w:rPr>
            <w:lang w:eastAsia="en-IN"/>
          </w:rPr>
          <w:t>Firewall (security groups) </w:t>
        </w:r>
        <w:r>
          <w:rPr>
            <w:lang w:eastAsia="en-IN"/>
          </w:rPr>
          <w:t xml:space="preserve">and select </w:t>
        </w:r>
        <w:r w:rsidRPr="00024E0F">
          <w:rPr>
            <w:lang w:eastAsia="en-IN"/>
          </w:rPr>
          <w:t>existing security group &lt;</w:t>
        </w:r>
        <w:proofErr w:type="spellStart"/>
        <w:r w:rsidRPr="00024E0F">
          <w:rPr>
            <w:lang w:eastAsia="en-IN"/>
          </w:rPr>
          <w:t>vth-vThunderSecurityGroupData</w:t>
        </w:r>
        <w:proofErr w:type="spellEnd"/>
        <w:r w:rsidRPr="00024E0F">
          <w:rPr>
            <w:lang w:eastAsia="en-IN"/>
          </w:rPr>
          <w:t>&gt;.</w:t>
        </w:r>
      </w:ins>
    </w:p>
    <w:p w14:paraId="29980AD7" w14:textId="77777777" w:rsidR="00A600F8" w:rsidRDefault="00A600F8" w:rsidP="00A600F8">
      <w:pPr>
        <w:pStyle w:val="ListParagraph"/>
        <w:numPr>
          <w:ilvl w:val="0"/>
          <w:numId w:val="36"/>
        </w:numPr>
        <w:rPr>
          <w:ins w:id="815" w:author="Shubra Singh" w:date="2022-12-20T16:03:00Z"/>
          <w:lang w:eastAsia="en-IN"/>
        </w:rPr>
      </w:pPr>
      <w:ins w:id="816" w:author="Shubra Singh" w:date="2022-12-20T16:03:00Z">
        <w:r>
          <w:rPr>
            <w:lang w:eastAsia="en-IN"/>
          </w:rPr>
          <w:t>Click on launch instance.</w:t>
        </w:r>
      </w:ins>
    </w:p>
    <w:p w14:paraId="48E492C0" w14:textId="77777777" w:rsidR="00A600F8" w:rsidRPr="00D82F31" w:rsidRDefault="00A600F8" w:rsidP="00A600F8">
      <w:pPr>
        <w:pStyle w:val="ListParagraph"/>
        <w:numPr>
          <w:ilvl w:val="0"/>
          <w:numId w:val="36"/>
        </w:numPr>
        <w:rPr>
          <w:ins w:id="817" w:author="Shubra Singh" w:date="2022-12-20T16:03:00Z"/>
          <w:lang w:eastAsia="en-IN"/>
        </w:rPr>
      </w:pPr>
      <w:ins w:id="818" w:author="Shubra Singh" w:date="2022-12-20T16:03:00Z">
        <w:r>
          <w:rPr>
            <w:lang w:eastAsia="en-IN"/>
          </w:rPr>
          <w:t>Wait for 5 min.</w:t>
        </w:r>
      </w:ins>
    </w:p>
    <w:p w14:paraId="11EBCF54" w14:textId="5EDD7AEE" w:rsidR="00DF5647" w:rsidRPr="006A514E" w:rsidDel="00A600F8" w:rsidRDefault="00DF5647" w:rsidP="00D745E1">
      <w:pPr>
        <w:pStyle w:val="ListParagraph"/>
        <w:rPr>
          <w:del w:id="819" w:author="Shubra Singh" w:date="2022-12-20T15:55:00Z"/>
          <w:rFonts w:cstheme="minorHAnsi"/>
          <w:szCs w:val="28"/>
          <w:lang w:val="en-IN" w:eastAsia="en-US"/>
        </w:rPr>
      </w:pPr>
      <w:del w:id="820" w:author="Shubra Singh" w:date="2022-12-20T15:55:00Z">
        <w:r w:rsidRPr="006A514E" w:rsidDel="00A600F8">
          <w:rPr>
            <w:rFonts w:cstheme="minorHAnsi"/>
            <w:szCs w:val="28"/>
            <w:lang w:val="en-IN" w:eastAsia="en-US"/>
          </w:rPr>
          <w:delText xml:space="preserve">Run the script execution command </w:delText>
        </w:r>
      </w:del>
    </w:p>
    <w:p w14:paraId="611B775D" w14:textId="045057B4" w:rsidR="009E0E90" w:rsidRPr="00764440" w:rsidDel="00A600F8" w:rsidRDefault="00DF5647" w:rsidP="00764440">
      <w:pPr>
        <w:pStyle w:val="ListParagraph"/>
        <w:rPr>
          <w:del w:id="821" w:author="Shubra Singh" w:date="2022-12-20T15:56:00Z"/>
          <w:rFonts w:cstheme="minorHAnsi"/>
          <w:color w:val="2E74B5" w:themeColor="accent5" w:themeShade="BF"/>
          <w:szCs w:val="28"/>
          <w:shd w:val="clear" w:color="auto" w:fill="FFFFFF"/>
        </w:rPr>
      </w:pPr>
      <w:del w:id="822" w:author="Shubra Singh" w:date="2022-12-20T15:56:00Z">
        <w:r w:rsidRPr="00285E97" w:rsidDel="00A600F8">
          <w:rPr>
            <w:rFonts w:cstheme="minorHAnsi"/>
            <w:color w:val="2E74B5" w:themeColor="accent5" w:themeShade="BF"/>
            <w:szCs w:val="28"/>
            <w:lang w:val="en-IN" w:eastAsia="en-US"/>
          </w:rPr>
          <w:delText>$</w:delText>
        </w:r>
        <w:r w:rsidRPr="00285E97" w:rsidDel="00A600F8">
          <w:rPr>
            <w:rFonts w:cstheme="minorHAnsi"/>
            <w:color w:val="2E74B5" w:themeColor="accent5" w:themeShade="BF"/>
            <w:szCs w:val="28"/>
            <w:shd w:val="clear" w:color="auto" w:fill="FFFFFF"/>
          </w:rPr>
          <w:delText>Python ./</w:delText>
        </w:r>
      </w:del>
      <w:bookmarkStart w:id="823" w:name="_Toc113280442"/>
      <w:del w:id="824" w:author="Shubra Singh" w:date="2022-12-16T14:43:00Z">
        <w:r w:rsidR="00A80657" w:rsidRPr="00A80657" w:rsidDel="006A5DB3">
          <w:delText xml:space="preserve"> </w:delText>
        </w:r>
      </w:del>
      <w:del w:id="825" w:author="Shubra Singh" w:date="2022-12-20T15:56:00Z">
        <w:r w:rsidR="00A80657" w:rsidRPr="00A80657" w:rsidDel="00A600F8">
          <w:rPr>
            <w:rFonts w:cstheme="minorHAnsi"/>
            <w:color w:val="2E74B5" w:themeColor="accent5" w:themeShade="BF"/>
            <w:szCs w:val="28"/>
            <w:shd w:val="clear" w:color="auto" w:fill="FFFFFF"/>
          </w:rPr>
          <w:delText>CFT_TMPL_2NIC_1VM_GLM_CONFIG_SLB_SSL_GLM_2</w:delText>
        </w:r>
        <w:r w:rsidR="00A80657" w:rsidDel="00A600F8">
          <w:rPr>
            <w:rFonts w:cstheme="minorHAnsi"/>
            <w:color w:val="2E74B5" w:themeColor="accent5" w:themeShade="BF"/>
            <w:szCs w:val="28"/>
            <w:shd w:val="clear" w:color="auto" w:fill="FFFFFF"/>
          </w:rPr>
          <w:delText>.py</w:delText>
        </w:r>
      </w:del>
    </w:p>
    <w:p w14:paraId="398D9305" w14:textId="77777777" w:rsidR="009E0E90" w:rsidRPr="009E0E90" w:rsidRDefault="009E0E90" w:rsidP="009E0E90"/>
    <w:p w14:paraId="0B2C5486" w14:textId="34C421AC" w:rsidR="00C40B1F" w:rsidRDefault="00C40B1F" w:rsidP="00C40B1F">
      <w:pPr>
        <w:pStyle w:val="Heading1"/>
      </w:pPr>
      <w:bookmarkStart w:id="826" w:name="_Toc122446589"/>
      <w:bookmarkEnd w:id="779"/>
      <w:r>
        <w:t xml:space="preserve">Chapter </w:t>
      </w:r>
      <w:r w:rsidR="002D3278">
        <w:t>4</w:t>
      </w:r>
      <w:bookmarkEnd w:id="826"/>
    </w:p>
    <w:p w14:paraId="0FA3D93E" w14:textId="53B6140F" w:rsidR="00DF5647" w:rsidRPr="00C40B1F" w:rsidRDefault="004D7785" w:rsidP="00C40B1F">
      <w:pPr>
        <w:pStyle w:val="Heading2"/>
        <w:rPr>
          <w:sz w:val="28"/>
          <w:szCs w:val="28"/>
        </w:rPr>
      </w:pPr>
      <w:bookmarkStart w:id="827" w:name="_Toc122446590"/>
      <w:r w:rsidRPr="00C40B1F">
        <w:rPr>
          <w:sz w:val="28"/>
          <w:szCs w:val="28"/>
        </w:rPr>
        <w:t xml:space="preserve">Let us </w:t>
      </w:r>
      <w:r w:rsidR="00DF5647" w:rsidRPr="00C40B1F">
        <w:rPr>
          <w:sz w:val="28"/>
          <w:szCs w:val="28"/>
        </w:rPr>
        <w:t>Verify</w:t>
      </w:r>
      <w:bookmarkEnd w:id="823"/>
      <w:bookmarkEnd w:id="827"/>
    </w:p>
    <w:p w14:paraId="5BFED483" w14:textId="77777777" w:rsidR="004D7785" w:rsidRDefault="004D7785" w:rsidP="004D7785">
      <w:pPr>
        <w:pStyle w:val="BodyText"/>
        <w:rPr>
          <w:rFonts w:cstheme="minorHAnsi"/>
        </w:rPr>
      </w:pPr>
      <w:proofErr w:type="spellStart"/>
      <w:r>
        <w:rPr>
          <w:rFonts w:cstheme="minorHAnsi"/>
        </w:rPr>
        <w:t>vThunder</w:t>
      </w:r>
      <w:proofErr w:type="spellEnd"/>
      <w:r>
        <w:rPr>
          <w:rFonts w:cstheme="minorHAnsi"/>
        </w:rPr>
        <w:t xml:space="preserve"> can be access by </w:t>
      </w:r>
      <w:proofErr w:type="spellStart"/>
      <w:r>
        <w:rPr>
          <w:rFonts w:cstheme="minorHAnsi"/>
        </w:rPr>
        <w:t>ssh</w:t>
      </w:r>
      <w:proofErr w:type="spellEnd"/>
      <w:r>
        <w:rPr>
          <w:rFonts w:cstheme="minorHAnsi"/>
        </w:rPr>
        <w:t xml:space="preserve"> to instance or GUI.</w:t>
      </w:r>
    </w:p>
    <w:p w14:paraId="5A2B9010" w14:textId="77777777" w:rsidR="004D7785" w:rsidRDefault="004D7785" w:rsidP="004D7785">
      <w:pPr>
        <w:pStyle w:val="BodyText"/>
        <w:rPr>
          <w:rFonts w:cstheme="minorHAnsi"/>
        </w:rPr>
      </w:pPr>
      <w:r>
        <w:rPr>
          <w:rFonts w:cstheme="minorHAnsi"/>
        </w:rPr>
        <w:t xml:space="preserve">SSH to </w:t>
      </w:r>
      <w:proofErr w:type="spellStart"/>
      <w:r>
        <w:rPr>
          <w:rFonts w:cstheme="minorHAnsi"/>
        </w:rPr>
        <w:t>vThunder</w:t>
      </w:r>
      <w:proofErr w:type="spellEnd"/>
      <w:r>
        <w:rPr>
          <w:rFonts w:cstheme="minorHAnsi"/>
        </w:rPr>
        <w:t xml:space="preserve"> Instance: </w:t>
      </w:r>
    </w:p>
    <w:p w14:paraId="544293EC" w14:textId="7E4DC07E" w:rsidR="004D7785" w:rsidRDefault="004D7785" w:rsidP="004D7785">
      <w:pPr>
        <w:pStyle w:val="BodyText"/>
        <w:rPr>
          <w:rFonts w:cstheme="minorHAnsi"/>
        </w:rPr>
      </w:pPr>
      <w:r>
        <w:rPr>
          <w:rFonts w:cstheme="minorHAnsi"/>
        </w:rPr>
        <w:t xml:space="preserve">Open </w:t>
      </w:r>
      <w:proofErr w:type="spellStart"/>
      <w:r>
        <w:rPr>
          <w:rFonts w:cstheme="minorHAnsi"/>
        </w:rPr>
        <w:t>MobaXterm</w:t>
      </w:r>
      <w:proofErr w:type="spellEnd"/>
      <w:r>
        <w:rPr>
          <w:rFonts w:cstheme="minorHAnsi"/>
        </w:rPr>
        <w:t xml:space="preserve"> and connect.</w:t>
      </w:r>
    </w:p>
    <w:p w14:paraId="1931A3F9" w14:textId="227C2AB8" w:rsidR="004D7785" w:rsidRDefault="004D7785" w:rsidP="004D7785">
      <w:pPr>
        <w:pStyle w:val="BodyText"/>
        <w:rPr>
          <w:rFonts w:cstheme="minorHAnsi"/>
        </w:rPr>
      </w:pPr>
      <w:r>
        <w:rPr>
          <w:rFonts w:cstheme="minorHAnsi"/>
        </w:rPr>
        <w:t xml:space="preserve">IP: Get from AWS Console -&gt; </w:t>
      </w:r>
      <w:proofErr w:type="spellStart"/>
      <w:r>
        <w:rPr>
          <w:rFonts w:cstheme="minorHAnsi"/>
        </w:rPr>
        <w:t>Cloudformation</w:t>
      </w:r>
      <w:proofErr w:type="spellEnd"/>
      <w:r>
        <w:rPr>
          <w:rFonts w:cstheme="minorHAnsi"/>
        </w:rPr>
        <w:t xml:space="preserve"> template -&gt; created stack name -&gt; Resources-&gt; </w:t>
      </w:r>
      <w:proofErr w:type="spellStart"/>
      <w:r>
        <w:rPr>
          <w:rFonts w:cstheme="minorHAnsi"/>
        </w:rPr>
        <w:t>vthunder</w:t>
      </w:r>
      <w:proofErr w:type="spellEnd"/>
      <w:r>
        <w:rPr>
          <w:rFonts w:cstheme="minorHAnsi"/>
        </w:rPr>
        <w:t xml:space="preserve">-&gt;public </w:t>
      </w:r>
      <w:proofErr w:type="spellStart"/>
      <w:r>
        <w:rPr>
          <w:rFonts w:cstheme="minorHAnsi"/>
        </w:rPr>
        <w:t>ip</w:t>
      </w:r>
      <w:proofErr w:type="spellEnd"/>
      <w:r>
        <w:rPr>
          <w:rFonts w:cstheme="minorHAnsi"/>
        </w:rPr>
        <w:t>.</w:t>
      </w:r>
    </w:p>
    <w:p w14:paraId="206C35C4" w14:textId="0E461F70" w:rsidR="004D7785" w:rsidDel="00A600F8" w:rsidRDefault="004D7785" w:rsidP="004D7785">
      <w:pPr>
        <w:pStyle w:val="BodyText"/>
        <w:rPr>
          <w:del w:id="828" w:author="Shubra Singh" w:date="2022-12-20T16:04:00Z"/>
          <w:rFonts w:cstheme="minorHAnsi"/>
        </w:rPr>
      </w:pPr>
      <w:r>
        <w:rPr>
          <w:rFonts w:cstheme="minorHAnsi"/>
        </w:rPr>
        <w:t>Username [Default]: admin</w:t>
      </w:r>
    </w:p>
    <w:p w14:paraId="1CA7BB13" w14:textId="77777777" w:rsidR="004D7785" w:rsidRDefault="004D7785" w:rsidP="004D7785">
      <w:pPr>
        <w:pStyle w:val="BodyText"/>
        <w:rPr>
          <w:rFonts w:cstheme="minorHAnsi"/>
        </w:rPr>
      </w:pPr>
    </w:p>
    <w:p w14:paraId="69C07C46" w14:textId="77777777" w:rsidR="004D7785" w:rsidRDefault="004D7785" w:rsidP="004D7785">
      <w:pPr>
        <w:pStyle w:val="BodyText"/>
        <w:rPr>
          <w:rFonts w:cstheme="minorHAnsi"/>
        </w:rPr>
      </w:pPr>
      <w:r>
        <w:rPr>
          <w:rFonts w:cstheme="minorHAnsi"/>
        </w:rPr>
        <w:t>After login.</w:t>
      </w:r>
    </w:p>
    <w:p w14:paraId="186C885C" w14:textId="77777777" w:rsidR="004D7785" w:rsidRDefault="004D7785" w:rsidP="004D7785">
      <w:pPr>
        <w:pStyle w:val="BodyText"/>
        <w:rPr>
          <w:rFonts w:cstheme="minorHAnsi"/>
        </w:rPr>
      </w:pPr>
      <w:r>
        <w:rPr>
          <w:rFonts w:cstheme="minorHAnsi"/>
        </w:rPr>
        <w:t>Execute Command -&gt; enable</w:t>
      </w:r>
    </w:p>
    <w:p w14:paraId="16B7FFBA" w14:textId="56E1DAC2" w:rsidR="004D7785" w:rsidRDefault="004D7785" w:rsidP="004D7785">
      <w:pPr>
        <w:pStyle w:val="BodyText"/>
        <w:rPr>
          <w:rFonts w:cstheme="minorHAnsi"/>
        </w:rPr>
      </w:pPr>
      <w:r>
        <w:rPr>
          <w:rFonts w:cstheme="minorHAnsi"/>
        </w:rPr>
        <w:t>Password -&gt; &lt;just press enter&gt;</w:t>
      </w:r>
    </w:p>
    <w:p w14:paraId="31922B48" w14:textId="597D406D" w:rsidR="006C6062" w:rsidRDefault="006F2BE0" w:rsidP="004D7785">
      <w:pPr>
        <w:pStyle w:val="BodyText"/>
        <w:rPr>
          <w:rFonts w:cstheme="minorHAnsi"/>
        </w:rPr>
      </w:pPr>
      <w:ins w:id="829" w:author="Shubra Singh" w:date="2022-12-16T14:12:00Z">
        <w:r w:rsidRPr="006F2BE0">
          <w:rPr>
            <w:rFonts w:cstheme="minorHAnsi"/>
            <w:noProof/>
          </w:rPr>
          <w:drawing>
            <wp:inline distT="0" distB="0" distL="0" distR="0" wp14:anchorId="351D805F" wp14:editId="47D29022">
              <wp:extent cx="2502029" cy="1263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2029" cy="1263715"/>
                      </a:xfrm>
                      <a:prstGeom prst="rect">
                        <a:avLst/>
                      </a:prstGeom>
                    </pic:spPr>
                  </pic:pic>
                </a:graphicData>
              </a:graphic>
            </wp:inline>
          </w:drawing>
        </w:r>
      </w:ins>
      <w:del w:id="830" w:author="Shubra Singh" w:date="2022-12-16T14:11:00Z">
        <w:r w:rsidR="006C6062" w:rsidRPr="006C6062" w:rsidDel="006F2BE0">
          <w:rPr>
            <w:rFonts w:cstheme="minorHAnsi"/>
            <w:noProof/>
          </w:rPr>
          <w:drawing>
            <wp:inline distT="0" distB="0" distL="0" distR="0" wp14:anchorId="5D5F84BF" wp14:editId="5E793B3B">
              <wp:extent cx="2425825" cy="1397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5825" cy="1397072"/>
                      </a:xfrm>
                      <a:prstGeom prst="rect">
                        <a:avLst/>
                      </a:prstGeom>
                    </pic:spPr>
                  </pic:pic>
                </a:graphicData>
              </a:graphic>
            </wp:inline>
          </w:drawing>
        </w:r>
      </w:del>
    </w:p>
    <w:p w14:paraId="7C015C17" w14:textId="2346C0F1" w:rsidR="006C6062" w:rsidRDefault="006C6062" w:rsidP="006C6062">
      <w:pPr>
        <w:pStyle w:val="BodyText"/>
        <w:rPr>
          <w:rFonts w:cstheme="minorHAnsi"/>
        </w:rPr>
      </w:pPr>
      <w:r>
        <w:rPr>
          <w:rFonts w:cstheme="minorHAnsi"/>
        </w:rPr>
        <w:t xml:space="preserve">Execute Command -&gt; </w:t>
      </w:r>
      <w:r w:rsidR="001C7A20">
        <w:rPr>
          <w:rFonts w:cstheme="minorHAnsi"/>
        </w:rPr>
        <w:t>configure</w:t>
      </w:r>
    </w:p>
    <w:p w14:paraId="6C64A04F" w14:textId="464B9A2F" w:rsidR="001C7A20" w:rsidRDefault="001C7A20" w:rsidP="006C6062">
      <w:pPr>
        <w:pStyle w:val="BodyText"/>
        <w:rPr>
          <w:rFonts w:cstheme="minorHAnsi"/>
        </w:rPr>
      </w:pPr>
      <w:del w:id="831" w:author="Shubra Singh" w:date="2022-12-16T14:12:00Z">
        <w:r w:rsidRPr="001C7A20" w:rsidDel="006F2BE0">
          <w:rPr>
            <w:rFonts w:cstheme="minorHAnsi"/>
            <w:noProof/>
          </w:rPr>
          <w:drawing>
            <wp:inline distT="0" distB="0" distL="0" distR="0" wp14:anchorId="54CE81CC" wp14:editId="46DF61CA">
              <wp:extent cx="2692538" cy="495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92538" cy="495325"/>
                      </a:xfrm>
                      <a:prstGeom prst="rect">
                        <a:avLst/>
                      </a:prstGeom>
                    </pic:spPr>
                  </pic:pic>
                </a:graphicData>
              </a:graphic>
            </wp:inline>
          </w:drawing>
        </w:r>
      </w:del>
      <w:ins w:id="832" w:author="Shubra Singh" w:date="2022-12-16T14:13:00Z">
        <w:r w:rsidR="006F2BE0" w:rsidRPr="006F2BE0">
          <w:rPr>
            <w:rFonts w:cstheme="minorHAnsi"/>
            <w:noProof/>
          </w:rPr>
          <w:drawing>
            <wp:inline distT="0" distB="0" distL="0" distR="0" wp14:anchorId="5D66DC88" wp14:editId="4E2736FB">
              <wp:extent cx="3054507" cy="577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4507" cy="577880"/>
                      </a:xfrm>
                      <a:prstGeom prst="rect">
                        <a:avLst/>
                      </a:prstGeom>
                    </pic:spPr>
                  </pic:pic>
                </a:graphicData>
              </a:graphic>
            </wp:inline>
          </w:drawing>
        </w:r>
      </w:ins>
    </w:p>
    <w:p w14:paraId="74EFFBF1" w14:textId="181C34FD" w:rsidR="009E0E90" w:rsidDel="00A600F8" w:rsidRDefault="009E0E90" w:rsidP="006C6062">
      <w:pPr>
        <w:pStyle w:val="BodyText"/>
        <w:rPr>
          <w:del w:id="833" w:author="Shubra Singh" w:date="2022-12-20T16:04:00Z"/>
          <w:rFonts w:cstheme="minorHAnsi"/>
        </w:rPr>
      </w:pPr>
    </w:p>
    <w:p w14:paraId="0D298908" w14:textId="0D7AB773" w:rsidR="009E0E90" w:rsidDel="00A600F8" w:rsidRDefault="009E0E90" w:rsidP="006C6062">
      <w:pPr>
        <w:pStyle w:val="BodyText"/>
        <w:rPr>
          <w:del w:id="834" w:author="Shubra Singh" w:date="2022-12-20T16:03:00Z"/>
          <w:rFonts w:cstheme="minorHAnsi"/>
        </w:rPr>
      </w:pPr>
    </w:p>
    <w:p w14:paraId="37DC6B74" w14:textId="1E130F38" w:rsidR="009E0E90" w:rsidDel="00A600F8" w:rsidRDefault="009E0E90" w:rsidP="006C6062">
      <w:pPr>
        <w:pStyle w:val="BodyText"/>
        <w:rPr>
          <w:del w:id="835" w:author="Shubra Singh" w:date="2022-12-20T16:03:00Z"/>
          <w:rFonts w:cstheme="minorHAnsi"/>
        </w:rPr>
      </w:pPr>
    </w:p>
    <w:p w14:paraId="5C3B9528" w14:textId="74D61A1C" w:rsidR="009E0E90" w:rsidDel="00A600F8" w:rsidRDefault="009E0E90" w:rsidP="006C6062">
      <w:pPr>
        <w:pStyle w:val="BodyText"/>
        <w:rPr>
          <w:del w:id="836" w:author="Shubra Singh" w:date="2022-12-20T16:03:00Z"/>
          <w:rFonts w:cstheme="minorHAnsi"/>
        </w:rPr>
      </w:pPr>
    </w:p>
    <w:p w14:paraId="54B4AAAB" w14:textId="32043DC2" w:rsidR="009E0E90" w:rsidDel="00A600F8" w:rsidRDefault="009E0E90" w:rsidP="006C6062">
      <w:pPr>
        <w:pStyle w:val="BodyText"/>
        <w:rPr>
          <w:del w:id="837" w:author="Shubra Singh" w:date="2022-12-20T16:03:00Z"/>
          <w:rFonts w:cstheme="minorHAnsi"/>
        </w:rPr>
      </w:pPr>
    </w:p>
    <w:p w14:paraId="67C21AEF" w14:textId="1C902C67" w:rsidR="009E0E90" w:rsidDel="00A600F8" w:rsidRDefault="009E0E90" w:rsidP="006C6062">
      <w:pPr>
        <w:pStyle w:val="BodyText"/>
        <w:rPr>
          <w:del w:id="838" w:author="Shubra Singh" w:date="2022-12-20T16:03:00Z"/>
          <w:rFonts w:cstheme="minorHAnsi"/>
        </w:rPr>
      </w:pPr>
    </w:p>
    <w:p w14:paraId="62041C45" w14:textId="52BD6D64" w:rsidR="009E0E90" w:rsidDel="00A600F8" w:rsidRDefault="009E0E90" w:rsidP="006C6062">
      <w:pPr>
        <w:pStyle w:val="BodyText"/>
        <w:rPr>
          <w:del w:id="839" w:author="Shubra Singh" w:date="2022-12-20T16:03:00Z"/>
          <w:rFonts w:cstheme="minorHAnsi"/>
        </w:rPr>
      </w:pPr>
    </w:p>
    <w:p w14:paraId="481A6580" w14:textId="37B4C6FA" w:rsidR="009E0E90" w:rsidDel="00A600F8" w:rsidRDefault="009E0E90" w:rsidP="006C6062">
      <w:pPr>
        <w:pStyle w:val="BodyText"/>
        <w:rPr>
          <w:del w:id="840" w:author="Shubra Singh" w:date="2022-12-20T16:03:00Z"/>
          <w:rFonts w:cstheme="minorHAnsi"/>
        </w:rPr>
      </w:pPr>
    </w:p>
    <w:p w14:paraId="2D4238BE" w14:textId="60879548" w:rsidR="009E0E90" w:rsidDel="00A600F8" w:rsidRDefault="009E0E90" w:rsidP="006C6062">
      <w:pPr>
        <w:pStyle w:val="BodyText"/>
        <w:rPr>
          <w:del w:id="841" w:author="Shubra Singh" w:date="2022-12-20T16:03:00Z"/>
          <w:rFonts w:cstheme="minorHAnsi"/>
        </w:rPr>
      </w:pPr>
    </w:p>
    <w:p w14:paraId="4C76D734" w14:textId="062ABCE3" w:rsidR="009E0E90" w:rsidDel="00A600F8" w:rsidRDefault="009E0E90" w:rsidP="006C6062">
      <w:pPr>
        <w:pStyle w:val="BodyText"/>
        <w:rPr>
          <w:del w:id="842" w:author="Shubra Singh" w:date="2022-12-20T16:03:00Z"/>
          <w:rFonts w:cstheme="minorHAnsi"/>
        </w:rPr>
      </w:pPr>
    </w:p>
    <w:p w14:paraId="309CFF85" w14:textId="12036DDB" w:rsidR="009E0E90" w:rsidDel="00A600F8" w:rsidRDefault="009E0E90" w:rsidP="006C6062">
      <w:pPr>
        <w:pStyle w:val="BodyText"/>
        <w:rPr>
          <w:del w:id="843" w:author="Shubra Singh" w:date="2022-12-20T16:03:00Z"/>
          <w:rFonts w:cstheme="minorHAnsi"/>
        </w:rPr>
      </w:pPr>
    </w:p>
    <w:p w14:paraId="289A2A8D" w14:textId="3D5F1B58" w:rsidR="009E0E90" w:rsidDel="00A600F8" w:rsidRDefault="009E0E90" w:rsidP="006C6062">
      <w:pPr>
        <w:pStyle w:val="BodyText"/>
        <w:rPr>
          <w:del w:id="844" w:author="Shubra Singh" w:date="2022-12-20T16:03:00Z"/>
          <w:rFonts w:cstheme="minorHAnsi"/>
        </w:rPr>
      </w:pPr>
    </w:p>
    <w:p w14:paraId="04A8DAAF" w14:textId="5CDA2BA3" w:rsidR="009E0E90" w:rsidDel="00A600F8" w:rsidRDefault="009E0E90" w:rsidP="006C6062">
      <w:pPr>
        <w:pStyle w:val="BodyText"/>
        <w:rPr>
          <w:del w:id="845" w:author="Shubra Singh" w:date="2022-12-20T16:03:00Z"/>
          <w:rFonts w:cstheme="minorHAnsi"/>
        </w:rPr>
      </w:pPr>
    </w:p>
    <w:p w14:paraId="38C8F1AB" w14:textId="0FEC04B7" w:rsidR="009E0E90" w:rsidDel="00A600F8" w:rsidRDefault="009E0E90" w:rsidP="006C6062">
      <w:pPr>
        <w:pStyle w:val="BodyText"/>
        <w:rPr>
          <w:del w:id="846" w:author="Shubra Singh" w:date="2022-12-20T16:03:00Z"/>
          <w:rFonts w:cstheme="minorHAnsi"/>
        </w:rPr>
      </w:pPr>
    </w:p>
    <w:p w14:paraId="6C7DA0EB" w14:textId="2A93394E" w:rsidR="009E0E90" w:rsidDel="00A600F8" w:rsidRDefault="009E0E90" w:rsidP="006C6062">
      <w:pPr>
        <w:pStyle w:val="BodyText"/>
        <w:rPr>
          <w:del w:id="847" w:author="Shubra Singh" w:date="2022-12-20T16:03:00Z"/>
          <w:rFonts w:cstheme="minorHAnsi"/>
        </w:rPr>
      </w:pPr>
    </w:p>
    <w:p w14:paraId="6D0A2865" w14:textId="39BC9A56" w:rsidR="009E0E90" w:rsidDel="00A600F8" w:rsidRDefault="009E0E90" w:rsidP="006C6062">
      <w:pPr>
        <w:pStyle w:val="BodyText"/>
        <w:rPr>
          <w:del w:id="848" w:author="Shubra Singh" w:date="2022-12-20T16:03:00Z"/>
          <w:rFonts w:cstheme="minorHAnsi"/>
        </w:rPr>
      </w:pPr>
    </w:p>
    <w:p w14:paraId="1379A199" w14:textId="77777777" w:rsidR="009E0E90" w:rsidRDefault="009E0E90" w:rsidP="006C6062">
      <w:pPr>
        <w:pStyle w:val="BodyText"/>
        <w:rPr>
          <w:rFonts w:cstheme="minorHAnsi"/>
        </w:rPr>
      </w:pPr>
    </w:p>
    <w:p w14:paraId="733C80BE" w14:textId="27293103" w:rsidR="001C7A20" w:rsidRDefault="001C7A20" w:rsidP="001C7A20">
      <w:pPr>
        <w:pStyle w:val="BodyText"/>
        <w:rPr>
          <w:rFonts w:cstheme="minorHAnsi"/>
        </w:rPr>
      </w:pPr>
      <w:r>
        <w:rPr>
          <w:rFonts w:cstheme="minorHAnsi"/>
        </w:rPr>
        <w:t>Execute Command -&gt; show running</w:t>
      </w:r>
      <w:r w:rsidR="0022288B">
        <w:rPr>
          <w:rFonts w:cstheme="minorHAnsi"/>
        </w:rPr>
        <w:t>-</w:t>
      </w:r>
      <w:r>
        <w:rPr>
          <w:rFonts w:cstheme="minorHAnsi"/>
        </w:rPr>
        <w:t>config</w:t>
      </w:r>
    </w:p>
    <w:p w14:paraId="0AC98936" w14:textId="6C9E6103" w:rsidR="001C7A20" w:rsidDel="00A600F8" w:rsidRDefault="001C7A20">
      <w:pPr>
        <w:pStyle w:val="Heading3"/>
        <w:rPr>
          <w:del w:id="849" w:author="Shubra Singh" w:date="2022-12-20T16:04:00Z"/>
        </w:rPr>
      </w:pPr>
      <w:bookmarkStart w:id="850" w:name="_Toc122446591"/>
      <w:proofErr w:type="spellStart"/>
      <w:r>
        <w:lastRenderedPageBreak/>
        <w:t>Slb</w:t>
      </w:r>
      <w:proofErr w:type="spellEnd"/>
      <w:r>
        <w:t xml:space="preserve"> verification</w:t>
      </w:r>
      <w:bookmarkEnd w:id="850"/>
    </w:p>
    <w:p w14:paraId="76ABB30E" w14:textId="3C13764D" w:rsidR="001C7A20" w:rsidRDefault="007E073F">
      <w:pPr>
        <w:pStyle w:val="Heading3"/>
        <w:pPrChange w:id="851" w:author="Shubra Singh" w:date="2022-12-20T16:04:00Z">
          <w:pPr/>
        </w:pPrChange>
      </w:pPr>
      <w:del w:id="852" w:author="Shubra Singh" w:date="2022-12-16T15:56:00Z">
        <w:r w:rsidRPr="007E073F" w:rsidDel="005110A4">
          <w:rPr>
            <w:noProof/>
          </w:rPr>
          <w:drawing>
            <wp:inline distT="0" distB="0" distL="0" distR="0" wp14:anchorId="6B4B8E03" wp14:editId="721CE014">
              <wp:extent cx="5731510" cy="45199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519930"/>
                      </a:xfrm>
                      <a:prstGeom prst="rect">
                        <a:avLst/>
                      </a:prstGeom>
                    </pic:spPr>
                  </pic:pic>
                </a:graphicData>
              </a:graphic>
            </wp:inline>
          </w:drawing>
        </w:r>
      </w:del>
    </w:p>
    <w:p w14:paraId="12FA7C58" w14:textId="386BDC52" w:rsidR="00603186" w:rsidRDefault="007E073F" w:rsidP="001C7A20">
      <w:del w:id="853" w:author="Shubra Singh" w:date="2022-12-16T17:02:00Z">
        <w:r w:rsidRPr="007E073F" w:rsidDel="00211370">
          <w:rPr>
            <w:noProof/>
          </w:rPr>
          <w:lastRenderedPageBreak/>
          <w:drawing>
            <wp:inline distT="0" distB="0" distL="0" distR="0" wp14:anchorId="7308559D" wp14:editId="0B9A6158">
              <wp:extent cx="5731510" cy="222821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228215"/>
                      </a:xfrm>
                      <a:prstGeom prst="rect">
                        <a:avLst/>
                      </a:prstGeom>
                    </pic:spPr>
                  </pic:pic>
                </a:graphicData>
              </a:graphic>
            </wp:inline>
          </w:drawing>
        </w:r>
      </w:del>
      <w:ins w:id="854" w:author="Shubra Singh" w:date="2022-12-16T17:02:00Z">
        <w:r w:rsidR="00211370" w:rsidRPr="00211370">
          <w:rPr>
            <w:noProof/>
          </w:rPr>
          <w:t xml:space="preserve"> </w:t>
        </w:r>
        <w:r w:rsidR="00211370" w:rsidRPr="00211370">
          <w:rPr>
            <w:noProof/>
          </w:rPr>
          <w:drawing>
            <wp:inline distT="0" distB="0" distL="0" distR="0" wp14:anchorId="222AD370" wp14:editId="4B2A7053">
              <wp:extent cx="3397250" cy="40513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97434" cy="4051519"/>
                      </a:xfrm>
                      <a:prstGeom prst="rect">
                        <a:avLst/>
                      </a:prstGeom>
                    </pic:spPr>
                  </pic:pic>
                </a:graphicData>
              </a:graphic>
            </wp:inline>
          </w:drawing>
        </w:r>
      </w:ins>
    </w:p>
    <w:p w14:paraId="29E761BC" w14:textId="50E5799C" w:rsidR="009A1454" w:rsidRDefault="009A1454" w:rsidP="001C7A20"/>
    <w:p w14:paraId="486D2C0A" w14:textId="3A5DC62C" w:rsidR="0014697A" w:rsidRDefault="0014697A" w:rsidP="00C40B1F">
      <w:pPr>
        <w:pStyle w:val="Heading3"/>
      </w:pPr>
      <w:bookmarkStart w:id="855" w:name="_Toc122446592"/>
      <w:r>
        <w:t xml:space="preserve">SSL </w:t>
      </w:r>
      <w:r w:rsidR="00011131">
        <w:t>verification</w:t>
      </w:r>
      <w:bookmarkEnd w:id="855"/>
    </w:p>
    <w:p w14:paraId="20142252" w14:textId="0B1A00B9" w:rsidR="004D7785" w:rsidRDefault="00011131" w:rsidP="004D7785">
      <w:r w:rsidRPr="00011131">
        <w:rPr>
          <w:noProof/>
        </w:rPr>
        <w:drawing>
          <wp:inline distT="0" distB="0" distL="0" distR="0" wp14:anchorId="3F3BEF6B" wp14:editId="3122AB96">
            <wp:extent cx="5731510" cy="8001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800100"/>
                    </a:xfrm>
                    <a:prstGeom prst="rect">
                      <a:avLst/>
                    </a:prstGeom>
                  </pic:spPr>
                </pic:pic>
              </a:graphicData>
            </a:graphic>
          </wp:inline>
        </w:drawing>
      </w:r>
    </w:p>
    <w:p w14:paraId="5249A347" w14:textId="77777777" w:rsidR="00A662C8" w:rsidRDefault="00A662C8" w:rsidP="00A662C8">
      <w:pPr>
        <w:pStyle w:val="Heading3"/>
      </w:pPr>
      <w:bookmarkStart w:id="856" w:name="_Toc119600186"/>
      <w:bookmarkStart w:id="857" w:name="_Toc122446593"/>
      <w:r>
        <w:t>GLM verification</w:t>
      </w:r>
      <w:bookmarkEnd w:id="856"/>
      <w:bookmarkEnd w:id="857"/>
    </w:p>
    <w:p w14:paraId="6E09AC63" w14:textId="0E0EE8A9" w:rsidR="00A662C8" w:rsidRDefault="00A662C8" w:rsidP="00A662C8">
      <w:r w:rsidRPr="006A6E47">
        <w:t>vth-inst1</w:t>
      </w:r>
    </w:p>
    <w:p w14:paraId="7F9A7E83" w14:textId="6478B4DA" w:rsidR="00A662C8" w:rsidRDefault="00A662C8" w:rsidP="004D7785">
      <w:del w:id="858" w:author="Shubra Singh" w:date="2022-12-16T17:03:00Z">
        <w:r w:rsidRPr="00A662C8" w:rsidDel="00211370">
          <w:rPr>
            <w:noProof/>
          </w:rPr>
          <w:lastRenderedPageBreak/>
          <w:drawing>
            <wp:inline distT="0" distB="0" distL="0" distR="0" wp14:anchorId="6DE8E89B" wp14:editId="053EAABE">
              <wp:extent cx="3143412" cy="16828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43412" cy="1682836"/>
                      </a:xfrm>
                      <a:prstGeom prst="rect">
                        <a:avLst/>
                      </a:prstGeom>
                    </pic:spPr>
                  </pic:pic>
                </a:graphicData>
              </a:graphic>
            </wp:inline>
          </w:drawing>
        </w:r>
      </w:del>
      <w:ins w:id="859" w:author="Shubra Singh" w:date="2022-12-16T17:03:00Z">
        <w:r w:rsidR="00211370" w:rsidRPr="00211370">
          <w:rPr>
            <w:noProof/>
          </w:rPr>
          <w:t xml:space="preserve"> </w:t>
        </w:r>
        <w:r w:rsidR="00211370" w:rsidRPr="00211370">
          <w:rPr>
            <w:noProof/>
          </w:rPr>
          <w:drawing>
            <wp:inline distT="0" distB="0" distL="0" distR="0" wp14:anchorId="27FF3841" wp14:editId="051DD4C8">
              <wp:extent cx="2635385" cy="143517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35385" cy="1435174"/>
                      </a:xfrm>
                      <a:prstGeom prst="rect">
                        <a:avLst/>
                      </a:prstGeom>
                    </pic:spPr>
                  </pic:pic>
                </a:graphicData>
              </a:graphic>
            </wp:inline>
          </w:drawing>
        </w:r>
      </w:ins>
    </w:p>
    <w:p w14:paraId="6D6A5C63" w14:textId="4B7852B2" w:rsidR="00AD31FB" w:rsidRPr="00AD31FB" w:rsidRDefault="00AD31FB" w:rsidP="00AD31FB">
      <w:pPr>
        <w:pStyle w:val="BodyText"/>
        <w:rPr>
          <w:rFonts w:cstheme="minorHAnsi"/>
        </w:rPr>
      </w:pPr>
      <w:r>
        <w:rPr>
          <w:rFonts w:cstheme="minorHAnsi"/>
        </w:rPr>
        <w:t>Execute Command -&gt; show license</w:t>
      </w:r>
    </w:p>
    <w:p w14:paraId="1952934A" w14:textId="5572B073" w:rsidR="00A662C8" w:rsidRDefault="00A662C8" w:rsidP="004D7785">
      <w:del w:id="860" w:author="Shubra Singh" w:date="2022-12-16T17:04:00Z">
        <w:r w:rsidRPr="00A662C8" w:rsidDel="00211370">
          <w:rPr>
            <w:noProof/>
          </w:rPr>
          <w:drawing>
            <wp:inline distT="0" distB="0" distL="0" distR="0" wp14:anchorId="1ABD8E02" wp14:editId="720F6EA0">
              <wp:extent cx="4172164" cy="781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2164" cy="781090"/>
                      </a:xfrm>
                      <a:prstGeom prst="rect">
                        <a:avLst/>
                      </a:prstGeom>
                    </pic:spPr>
                  </pic:pic>
                </a:graphicData>
              </a:graphic>
            </wp:inline>
          </w:drawing>
        </w:r>
      </w:del>
      <w:ins w:id="861" w:author="Shubra Singh" w:date="2022-12-16T17:04:00Z">
        <w:r w:rsidR="00211370" w:rsidRPr="00211370">
          <w:rPr>
            <w:noProof/>
          </w:rPr>
          <w:t xml:space="preserve"> </w:t>
        </w:r>
        <w:r w:rsidR="00211370" w:rsidRPr="00211370">
          <w:rPr>
            <w:noProof/>
          </w:rPr>
          <w:drawing>
            <wp:inline distT="0" distB="0" distL="0" distR="0" wp14:anchorId="5493BC21" wp14:editId="42A52B16">
              <wp:extent cx="4324572" cy="7493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24572" cy="749339"/>
                      </a:xfrm>
                      <a:prstGeom prst="rect">
                        <a:avLst/>
                      </a:prstGeom>
                    </pic:spPr>
                  </pic:pic>
                </a:graphicData>
              </a:graphic>
            </wp:inline>
          </w:drawing>
        </w:r>
      </w:ins>
    </w:p>
    <w:p w14:paraId="631FFC5B" w14:textId="08AB2778" w:rsidR="00A662C8" w:rsidRDefault="00A662C8" w:rsidP="004D7785">
      <w:r>
        <w:t xml:space="preserve">To check GLM License login to your </w:t>
      </w:r>
      <w:proofErr w:type="spellStart"/>
      <w:r>
        <w:t>vthunder</w:t>
      </w:r>
      <w:proofErr w:type="spellEnd"/>
      <w:r>
        <w:t>.</w:t>
      </w:r>
    </w:p>
    <w:p w14:paraId="2915E888" w14:textId="4B41DB8E" w:rsidR="00183B34" w:rsidRDefault="00183B34" w:rsidP="004D7785">
      <w:r>
        <w:t>Then go on your profile and select settings.</w:t>
      </w:r>
    </w:p>
    <w:p w14:paraId="3890BB5E" w14:textId="4B00B539" w:rsidR="00183B34" w:rsidRDefault="00183B34" w:rsidP="004D7785">
      <w:r w:rsidRPr="00183B34">
        <w:rPr>
          <w:noProof/>
        </w:rPr>
        <w:drawing>
          <wp:inline distT="0" distB="0" distL="0" distR="0" wp14:anchorId="03C5BF9D" wp14:editId="54548F0C">
            <wp:extent cx="2444876" cy="18288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44876" cy="1828894"/>
                    </a:xfrm>
                    <a:prstGeom prst="rect">
                      <a:avLst/>
                    </a:prstGeom>
                  </pic:spPr>
                </pic:pic>
              </a:graphicData>
            </a:graphic>
          </wp:inline>
        </w:drawing>
      </w:r>
    </w:p>
    <w:p w14:paraId="75351AD4" w14:textId="4F8A960B" w:rsidR="00183B34" w:rsidRDefault="00183B34" w:rsidP="004D7785">
      <w:r>
        <w:t>Then click on licensing.</w:t>
      </w:r>
    </w:p>
    <w:p w14:paraId="63FCA719" w14:textId="12AB0182" w:rsidR="00183B34" w:rsidRDefault="00183B34" w:rsidP="004D7785">
      <w:r w:rsidRPr="00183B34">
        <w:rPr>
          <w:noProof/>
        </w:rPr>
        <w:lastRenderedPageBreak/>
        <w:drawing>
          <wp:inline distT="0" distB="0" distL="0" distR="0" wp14:anchorId="35FA9D73" wp14:editId="6A771E50">
            <wp:extent cx="3378374" cy="819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8374" cy="819192"/>
                    </a:xfrm>
                    <a:prstGeom prst="rect">
                      <a:avLst/>
                    </a:prstGeom>
                  </pic:spPr>
                </pic:pic>
              </a:graphicData>
            </a:graphic>
          </wp:inline>
        </w:drawing>
      </w:r>
    </w:p>
    <w:p w14:paraId="4565A614" w14:textId="49A18490" w:rsidR="00183B34" w:rsidRDefault="00183B34" w:rsidP="004D7785">
      <w:r w:rsidRPr="00183B34">
        <w:rPr>
          <w:noProof/>
        </w:rPr>
        <w:drawing>
          <wp:inline distT="0" distB="0" distL="0" distR="0" wp14:anchorId="7AA44D3E" wp14:editId="0C343352">
            <wp:extent cx="4343623" cy="11049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43623" cy="1104957"/>
                    </a:xfrm>
                    <a:prstGeom prst="rect">
                      <a:avLst/>
                    </a:prstGeom>
                  </pic:spPr>
                </pic:pic>
              </a:graphicData>
            </a:graphic>
          </wp:inline>
        </w:drawing>
      </w:r>
    </w:p>
    <w:p w14:paraId="546775DB" w14:textId="689C2C7E" w:rsidR="00183B34" w:rsidRDefault="00183B34" w:rsidP="004D7785">
      <w:del w:id="862" w:author="Shubra Singh" w:date="2022-12-16T17:06:00Z">
        <w:r w:rsidRPr="00183B34" w:rsidDel="00211370">
          <w:rPr>
            <w:noProof/>
          </w:rPr>
          <w:drawing>
            <wp:inline distT="0" distB="0" distL="0" distR="0" wp14:anchorId="035193EA" wp14:editId="5127D1CC">
              <wp:extent cx="5731510" cy="25234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523490"/>
                      </a:xfrm>
                      <a:prstGeom prst="rect">
                        <a:avLst/>
                      </a:prstGeom>
                    </pic:spPr>
                  </pic:pic>
                </a:graphicData>
              </a:graphic>
            </wp:inline>
          </w:drawing>
        </w:r>
      </w:del>
      <w:ins w:id="863" w:author="Shubra Singh" w:date="2022-12-16T17:06:00Z">
        <w:r w:rsidR="00211370" w:rsidRPr="00211370">
          <w:rPr>
            <w:noProof/>
          </w:rPr>
          <w:t xml:space="preserve"> </w:t>
        </w:r>
        <w:r w:rsidR="00211370" w:rsidRPr="00211370">
          <w:rPr>
            <w:noProof/>
          </w:rPr>
          <w:drawing>
            <wp:inline distT="0" distB="0" distL="0" distR="0" wp14:anchorId="1C996DB4" wp14:editId="4FFA042E">
              <wp:extent cx="5731510" cy="259461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594610"/>
                      </a:xfrm>
                      <a:prstGeom prst="rect">
                        <a:avLst/>
                      </a:prstGeom>
                    </pic:spPr>
                  </pic:pic>
                </a:graphicData>
              </a:graphic>
            </wp:inline>
          </w:drawing>
        </w:r>
      </w:ins>
    </w:p>
    <w:p w14:paraId="45923698" w14:textId="245110AA" w:rsidR="002661BA" w:rsidRDefault="00DF5647" w:rsidP="002661BA">
      <w:pPr>
        <w:pStyle w:val="Heading2"/>
        <w:rPr>
          <w:ins w:id="864" w:author="Shubra Singh" w:date="2022-12-20T16:12:00Z"/>
        </w:rPr>
      </w:pPr>
      <w:del w:id="865" w:author="Shubra Singh" w:date="2022-12-20T16:12:00Z">
        <w:r w:rsidRPr="00182A0C" w:rsidDel="002661BA">
          <w:rPr>
            <w:szCs w:val="28"/>
          </w:rPr>
          <w:delText>CloudFormation template should create 1vthunder with given configurations,</w:delText>
        </w:r>
        <w:r w:rsidR="00D745E1" w:rsidRPr="00182A0C" w:rsidDel="002661BA">
          <w:rPr>
            <w:szCs w:val="28"/>
          </w:rPr>
          <w:delText xml:space="preserve"> </w:delText>
        </w:r>
        <w:r w:rsidRPr="00182A0C" w:rsidDel="002661BA">
          <w:rPr>
            <w:szCs w:val="28"/>
          </w:rPr>
          <w:delText>configure vThunder as SLB</w:delText>
        </w:r>
        <w:r w:rsidR="00A662C8" w:rsidDel="002661BA">
          <w:rPr>
            <w:szCs w:val="28"/>
          </w:rPr>
          <w:delText xml:space="preserve">, </w:delText>
        </w:r>
        <w:r w:rsidRPr="00182A0C" w:rsidDel="002661BA">
          <w:rPr>
            <w:szCs w:val="28"/>
          </w:rPr>
          <w:delText>SS</w:delText>
        </w:r>
        <w:r w:rsidR="001B5F08" w:rsidDel="002661BA">
          <w:rPr>
            <w:szCs w:val="28"/>
          </w:rPr>
          <w:delText>L</w:delText>
        </w:r>
        <w:r w:rsidR="00A662C8" w:rsidDel="002661BA">
          <w:rPr>
            <w:szCs w:val="28"/>
          </w:rPr>
          <w:delText xml:space="preserve"> and GLM</w:delText>
        </w:r>
        <w:r w:rsidRPr="00182A0C" w:rsidDel="002661BA">
          <w:rPr>
            <w:szCs w:val="28"/>
          </w:rPr>
          <w:delText>.</w:delText>
        </w:r>
      </w:del>
      <w:bookmarkStart w:id="866" w:name="_Toc121685663"/>
      <w:bookmarkStart w:id="867" w:name="_Toc122446594"/>
      <w:ins w:id="868" w:author="Shubra Singh" w:date="2022-12-20T16:12:00Z">
        <w:r w:rsidR="002661BA">
          <w:t xml:space="preserve">Traffic Flow from Client to Server via </w:t>
        </w:r>
        <w:proofErr w:type="spellStart"/>
        <w:r w:rsidR="002661BA">
          <w:t>vThunder</w:t>
        </w:r>
        <w:bookmarkEnd w:id="866"/>
        <w:bookmarkEnd w:id="867"/>
        <w:proofErr w:type="spellEnd"/>
      </w:ins>
    </w:p>
    <w:p w14:paraId="4CAE416F" w14:textId="4ADB0BED" w:rsidR="002661BA" w:rsidRPr="00024E0F" w:rsidRDefault="002661BA" w:rsidP="002661BA">
      <w:pPr>
        <w:rPr>
          <w:ins w:id="869" w:author="Shubra Singh" w:date="2022-12-20T16:12:00Z"/>
        </w:rPr>
      </w:pPr>
      <w:ins w:id="870" w:author="Shubra Singh" w:date="2022-12-20T16:12:00Z">
        <w:r w:rsidRPr="00024E0F">
          <w:t>Login to Client machine.</w:t>
        </w:r>
      </w:ins>
    </w:p>
    <w:p w14:paraId="1BCD7CEB" w14:textId="7BBBE21E" w:rsidR="002661BA" w:rsidRDefault="002661BA" w:rsidP="002661BA">
      <w:pPr>
        <w:rPr>
          <w:ins w:id="871" w:author="Shubra Singh" w:date="2022-12-20T16:13:00Z"/>
        </w:rPr>
      </w:pPr>
      <w:ins w:id="872" w:author="Shubra Singh" w:date="2022-12-20T16:12:00Z">
        <w:r w:rsidRPr="00024E0F">
          <w:t xml:space="preserve">Run </w:t>
        </w:r>
        <w:proofErr w:type="gramStart"/>
        <w:r w:rsidRPr="00024E0F">
          <w:t>command :</w:t>
        </w:r>
        <w:proofErr w:type="gramEnd"/>
        <w:r w:rsidRPr="00024E0F">
          <w:t xml:space="preserve"> curl &lt;</w:t>
        </w:r>
        <w:proofErr w:type="spellStart"/>
        <w:r w:rsidRPr="00024E0F">
          <w:t>vThunder</w:t>
        </w:r>
        <w:proofErr w:type="spellEnd"/>
        <w:r w:rsidRPr="00024E0F">
          <w:t xml:space="preserve"> Secondary Private IP&gt;</w:t>
        </w:r>
      </w:ins>
    </w:p>
    <w:p w14:paraId="71DE8611" w14:textId="65CF47C4" w:rsidR="002661BA" w:rsidRDefault="002661BA" w:rsidP="002661BA">
      <w:pPr>
        <w:rPr>
          <w:ins w:id="873" w:author="Shubra Singh" w:date="2022-12-20T16:12:00Z"/>
        </w:rPr>
      </w:pPr>
      <w:ins w:id="874" w:author="Shubra Singh" w:date="2022-12-20T16:14:00Z">
        <w:r w:rsidRPr="002B6FF7">
          <w:rPr>
            <w:noProof/>
          </w:rPr>
          <w:lastRenderedPageBreak/>
          <w:drawing>
            <wp:inline distT="0" distB="0" distL="0" distR="0" wp14:anchorId="5C0128D5" wp14:editId="0531AD9C">
              <wp:extent cx="6083300" cy="3187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83300" cy="3187700"/>
                      </a:xfrm>
                      <a:prstGeom prst="rect">
                        <a:avLst/>
                      </a:prstGeom>
                    </pic:spPr>
                  </pic:pic>
                </a:graphicData>
              </a:graphic>
            </wp:inline>
          </w:drawing>
        </w:r>
      </w:ins>
    </w:p>
    <w:p w14:paraId="0BDC243D" w14:textId="77777777" w:rsidR="002661BA" w:rsidRPr="00895CC8" w:rsidRDefault="002661BA" w:rsidP="009E0E90"/>
    <w:sectPr w:rsidR="002661BA" w:rsidRPr="00895CC8" w:rsidSect="00BE587F">
      <w:headerReference w:type="default" r:id="rId84"/>
      <w:footerReference w:type="default" r:id="rId85"/>
      <w:footerReference w:type="first" r:id="rId8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62BC9" w14:textId="77777777" w:rsidR="00065D64" w:rsidRDefault="00065D64" w:rsidP="004C09E2">
      <w:pPr>
        <w:spacing w:after="0" w:line="240" w:lineRule="auto"/>
      </w:pPr>
      <w:r>
        <w:separator/>
      </w:r>
    </w:p>
  </w:endnote>
  <w:endnote w:type="continuationSeparator" w:id="0">
    <w:p w14:paraId="784A93FB" w14:textId="77777777" w:rsidR="00065D64" w:rsidRDefault="00065D64" w:rsidP="004C0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yriad Pro Light">
    <w:altName w:val="Segoe UI Light"/>
    <w:charset w:val="00"/>
    <w:family w:val="swiss"/>
    <w:pitch w:val="variable"/>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var(--bs-font-monospac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3D5498" w:rsidRDefault="003D54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4"/>
        <w:szCs w:val="24"/>
      </w:rPr>
      <w:alias w:val="Abstract"/>
      <w:tag w:val=""/>
      <w:id w:val="488606043"/>
      <w:dataBinding w:prefixMappings="xmlns:ns0='http://schemas.microsoft.com/office/2006/coverPageProps' " w:xpath="/ns0:CoverPageProperties[1]/ns0:Abstract[1]" w:storeItemID="{55AF091B-3C7A-41E3-B477-F2FDAA23CFDA}"/>
      <w:text w:multiLine="1"/>
    </w:sdtPr>
    <w:sdtEndPr/>
    <w:sdtContent>
      <w:p w14:paraId="5FDDE514" w14:textId="7F541DF3" w:rsidR="00A248F5" w:rsidRPr="00E565AF" w:rsidRDefault="00764440"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054041">
          <w:rPr>
            <w:i/>
            <w:iCs/>
            <w:sz w:val="24"/>
            <w:szCs w:val="24"/>
          </w:rPr>
          <w:t>An AWS CFT template for 2 NIC, Single Virtual Machine, Server L</w:t>
        </w:r>
        <w:r>
          <w:rPr>
            <w:i/>
            <w:iCs/>
            <w:sz w:val="24"/>
            <w:szCs w:val="24"/>
          </w:rPr>
          <w:t>oad</w:t>
        </w:r>
        <w:r w:rsidRPr="00054041">
          <w:rPr>
            <w:i/>
            <w:iCs/>
            <w:sz w:val="24"/>
            <w:szCs w:val="24"/>
          </w:rPr>
          <w:t xml:space="preserve"> Balancer, CA SSL Certificates</w:t>
        </w:r>
        <w:r>
          <w:rPr>
            <w:i/>
            <w:iCs/>
            <w:sz w:val="24"/>
            <w:szCs w:val="24"/>
          </w:rPr>
          <w:t xml:space="preserve"> and </w:t>
        </w:r>
        <w:r w:rsidRPr="00336847">
          <w:rPr>
            <w:i/>
            <w:iCs/>
            <w:sz w:val="24"/>
            <w:szCs w:val="24"/>
          </w:rPr>
          <w:t>A10 Global License Manager Integration.</w:t>
        </w:r>
        <w:r w:rsidRPr="00054041">
          <w:rPr>
            <w:i/>
            <w:iCs/>
            <w:sz w:val="24"/>
            <w:szCs w:val="24"/>
          </w:rPr>
          <w:br/>
        </w:r>
        <w:r w:rsidRPr="00054041">
          <w:rPr>
            <w:i/>
            <w:iCs/>
            <w:sz w:val="24"/>
            <w:szCs w:val="24"/>
          </w:rPr>
          <w:br/>
          <w:t>© 2022 A10 Networks, Inc.</w:t>
        </w:r>
        <w:r w:rsidRPr="00054041">
          <w:rPr>
            <w:i/>
            <w:iCs/>
            <w:sz w:val="24"/>
            <w:szCs w:val="24"/>
          </w:rPr>
          <w:br/>
          <w:t>CONFIDENTIAL AND PROPRIETARY- ALL RIGHTS RESERVED.</w:t>
        </w:r>
        <w:r w:rsidRPr="00054041">
          <w:rPr>
            <w:i/>
            <w:iCs/>
            <w:sz w:val="24"/>
            <w:szCs w:val="24"/>
          </w:rPr>
          <w:br/>
          <w:t>Information in this document is subject to change without notice.</w:t>
        </w:r>
      </w:p>
    </w:sdtContent>
  </w:sdt>
  <w:p w14:paraId="3360C3BA" w14:textId="77777777" w:rsidR="00A248F5" w:rsidRDefault="00A24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2B4AE" w14:textId="77777777" w:rsidR="00065D64" w:rsidRDefault="00065D64" w:rsidP="004C09E2">
      <w:pPr>
        <w:spacing w:after="0" w:line="240" w:lineRule="auto"/>
      </w:pPr>
      <w:r>
        <w:separator/>
      </w:r>
    </w:p>
  </w:footnote>
  <w:footnote w:type="continuationSeparator" w:id="0">
    <w:p w14:paraId="2D0CCCC2" w14:textId="77777777" w:rsidR="00065D64" w:rsidRDefault="00065D64" w:rsidP="004C0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DE23" w14:textId="75EEC9B4" w:rsidR="004C09E2" w:rsidRDefault="004C09E2">
    <w:pPr>
      <w:pStyle w:val="Header"/>
    </w:pPr>
    <w:r>
      <w:rPr>
        <w:rFonts w:ascii="Times New Roman" w:hAnsi="Times New Roman"/>
        <w:noProof/>
        <w:sz w:val="24"/>
        <w:szCs w:val="24"/>
        <w:lang w:eastAsia="en-IN"/>
      </w:rPr>
      <w:drawing>
        <wp:anchor distT="0" distB="0" distL="114300" distR="114300" simplePos="0" relativeHeight="251661312"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9264"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531E94" w:rsidRDefault="00531E94"/>
</w:hdr>
</file>

<file path=word/intelligence2.xml><?xml version="1.0" encoding="utf-8"?>
<int2:intelligence xmlns:int2="http://schemas.microsoft.com/office/intelligence/2020/intelligence" xmlns:oel="http://schemas.microsoft.com/office/2019/extlst">
  <int2:observations>
    <int2:textHash int2:hashCode="i6Zvb4SA1JpP7b" int2:id="Jo3Gll6F">
      <int2:state int2:value="Rejected" int2:type="LegacyProofing"/>
    </int2:textHash>
    <int2:textHash int2:hashCode="Bdl+bpg0zPBjxV" int2:id="YkZSZM8Q">
      <int2:state int2:value="Rejected" int2:type="LegacyProofing"/>
    </int2:textHash>
    <int2:textHash int2:hashCode="qwqXRL0Zh9VQxE" int2:id="FxExlXJp">
      <int2:state int2:value="Rejected" int2:type="LegacyProofing"/>
    </int2:textHash>
    <int2:textHash int2:hashCode="DzN3jNOxXarTTU" int2:id="2Kpmfz2g">
      <int2:state int2:value="Rejected" int2:type="LegacyProofing"/>
    </int2:textHash>
    <int2:textHash int2:hashCode="v2VrPeuISxd6y/" int2:id="JWEDhyqt">
      <int2:state int2:value="Rejected" int2:type="LegacyProofing"/>
    </int2:textHash>
    <int2:textHash int2:hashCode="b4GbNmy4Py5i17" int2:id="9eZvmQ8M">
      <int2:state int2:value="Rejected" int2:type="LegacyProofing"/>
    </int2:textHash>
    <int2:textHash int2:hashCode="L6GN9HGBNh5OtT" int2:id="sA9UgZpr">
      <int2:state int2:value="Rejected" int2:type="LegacyProofing"/>
    </int2:textHash>
    <int2:textHash int2:hashCode="R9R6xlwmqxZw60" int2:id="Be2KccQB">
      <int2:state int2:value="Rejected" int2:type="LegacyProofing"/>
    </int2:textHash>
    <int2:textHash int2:hashCode="rpdLRnjB2Oo0pA" int2:id="k5LH0gvw">
      <int2:state int2:value="Rejected" int2:type="LegacyProofing"/>
    </int2:textHash>
    <int2:textHash int2:hashCode="5K+gdbuRDI7LQn" int2:id="Qw1HTrGd">
      <int2:state int2:value="Rejected" int2:type="LegacyProofing"/>
    </int2:textHash>
    <int2:textHash int2:hashCode="aTNSEh/Q5F1za2" int2:id="5rtAesnQ">
      <int2:state int2:value="Rejected" int2:type="LegacyProofing"/>
    </int2:textHash>
    <int2:textHash int2:hashCode="daRYCGyYdIJwVa" int2:id="L4JSC4nA">
      <int2:state int2:value="Rejected" int2:type="LegacyProofing"/>
    </int2:textHash>
    <int2:textHash int2:hashCode="ALPO1XOIq81bfb" int2:id="lpnaPHfp">
      <int2:state int2:value="Rejected" int2:type="LegacyProofing"/>
    </int2:textHash>
    <int2:textHash int2:hashCode="KHYRlSO0OySDmQ" int2:id="ENDhG7mt">
      <int2:state int2:value="Rejected" int2:type="LegacyProofing"/>
    </int2:textHash>
    <int2:textHash int2:hashCode="wDOh6ud304BMV4" int2:id="Rn3BaRdf">
      <int2:state int2:value="Rejected" int2:type="LegacyProofing"/>
    </int2:textHash>
    <int2:textHash int2:hashCode="fAXJJCQ7kMdJwj" int2:id="eSvomqtz">
      <int2:state int2:value="Rejected" int2:type="LegacyProofing"/>
    </int2:textHash>
    <int2:textHash int2:hashCode="vplK28Ld8kPJy/" int2:id="nQ1u0vet">
      <int2:state int2:value="Rejected" int2:type="LegacyProofing"/>
    </int2:textHash>
    <int2:textHash int2:hashCode="GjgLw0p7p0ed3G" int2:id="6zLUOPEJ">
      <int2:state int2:value="Rejected" int2:type="LegacyProofing"/>
    </int2:textHash>
    <int2:textHash int2:hashCode="dCE/nJJHYn3/Cp" int2:id="FqqqCQEo">
      <int2:state int2:value="Rejected" int2:type="LegacyProofing"/>
    </int2:textHash>
    <int2:textHash int2:hashCode="pPZ9n/k/59fQsz" int2:id="tyOSA9uW">
      <int2:state int2:value="Rejected" int2:type="LegacyProofing"/>
    </int2:textHash>
    <int2:textHash int2:hashCode="9ugzkRRvi/c86F" int2:id="AcZZfLkn">
      <int2:state int2:value="Rejected" int2:type="LegacyProofing"/>
    </int2:textHash>
    <int2:textHash int2:hashCode="3Fp5pVOT/l2MIG" int2:id="b0NOUuDt">
      <int2:state int2:value="Rejected" int2:type="LegacyProofing"/>
    </int2:textHash>
    <int2:textHash int2:hashCode="paoRVr1vX6hMMC" int2:id="VopYqNOi">
      <int2:state int2:value="Rejected" int2:type="LegacyProofing"/>
    </int2:textHash>
    <int2:textHash int2:hashCode="HqiPedRlK0i8q8" int2:id="PxUFORcx">
      <int2:state int2:value="Rejected" int2:type="LegacyProofing"/>
    </int2:textHash>
    <int2:textHash int2:hashCode="v9eEAJ0Z4i5MaL" int2:id="DCv1OM4p">
      <int2:state int2:value="Rejected" int2:type="LegacyProofing"/>
    </int2:textHash>
    <int2:textHash int2:hashCode="4Pcltxa7kbcRGV" int2:id="Cn0mZz64">
      <int2:state int2:value="Rejected" int2:type="LegacyProofing"/>
    </int2:textHash>
    <int2:textHash int2:hashCode="omjMY/IStc/+2u" int2:id="G0ezu9Uk">
      <int2:state int2:value="Rejected" int2:type="LegacyProofing"/>
    </int2:textHash>
    <int2:textHash int2:hashCode="+auj8SmbSkjnXu" int2:id="dXq04FIh">
      <int2:state int2:value="Rejected" int2:type="LegacyProofing"/>
    </int2:textHash>
    <int2:textHash int2:hashCode="B+7diDR4H637Op" int2:id="M7ht2GvB">
      <int2:state int2:value="Rejected" int2:type="LegacyProofing"/>
    </int2:textHash>
    <int2:textHash int2:hashCode="/JlXLkGh0Spi5r" int2:id="fcz9nt5m">
      <int2:state int2:value="Rejected" int2:type="LegacyProofing"/>
    </int2:textHash>
    <int2:textHash int2:hashCode="pAFrbhIX8NqCA7" int2:id="RBhqLuZb">
      <int2:state int2:value="Rejected" int2:type="LegacyProofing"/>
    </int2:textHash>
    <int2:textHash int2:hashCode="PSFmkWNx46ad0t" int2:id="4XZGwHKy">
      <int2:state int2:value="Rejected" int2:type="LegacyProofing"/>
    </int2:textHash>
    <int2:textHash int2:hashCode="bON14xXXIK8rpo" int2:id="YV2GJ9sj">
      <int2:state int2:value="Rejected" int2:type="LegacyProofing"/>
    </int2:textHash>
    <int2:textHash int2:hashCode="Ns+L7iy4Evehsg" int2:id="f7lzpffs">
      <int2:state int2:value="Rejected" int2:type="LegacyProofing"/>
    </int2:textHash>
    <int2:textHash int2:hashCode="NFyCa75nzH/yK3" int2:id="EIBznts1">
      <int2:state int2:value="Rejected" int2:type="LegacyProofing"/>
    </int2:textHash>
    <int2:textHash int2:hashCode="biYOhWYlqy/VH+" int2:id="V6UP399F">
      <int2:state int2:value="Rejected" int2:type="LegacyProofing"/>
    </int2:textHash>
    <int2:textHash int2:hashCode="aVkKrXHVV3sFty" int2:id="YTVAPefZ">
      <int2:state int2:value="Rejected" int2:type="LegacyProofing"/>
    </int2:textHash>
    <int2:textHash int2:hashCode="PPhUegGgXW7VvP" int2:id="FX00BGJz">
      <int2:state int2:value="Rejected" int2:type="LegacyProofing"/>
    </int2:textHash>
    <int2:textHash int2:hashCode="xzuimCxVt+rQ5A" int2:id="JBGkMlT9">
      <int2:state int2:value="Rejected" int2:type="LegacyProofing"/>
    </int2:textHash>
    <int2:textHash int2:hashCode="DqW/nzl3CRB/X2" int2:id="8UtCVw2d">
      <int2:state int2:value="Rejected" int2:type="LegacyProofing"/>
    </int2:textHash>
    <int2:textHash int2:hashCode="JJujYAACm76XSZ" int2:id="O2KgzdmX">
      <int2:state int2:value="Rejected" int2:type="LegacyProofing"/>
    </int2:textHash>
    <int2:textHash int2:hashCode="c7gzhoWLSyBPVg" int2:id="Wb00CsBQ">
      <int2:state int2:value="Rejected" int2:type="LegacyProofing"/>
    </int2:textHash>
    <int2:textHash int2:hashCode="lhC50KOeUl7yoJ" int2:id="jCun7OAm">
      <int2:state int2:value="Rejected" int2:type="LegacyProofing"/>
    </int2:textHash>
    <int2:textHash int2:hashCode="ixQqkc+25hdhit" int2:id="oCUfQN4f">
      <int2:state int2:value="Rejected" int2:type="LegacyProofing"/>
    </int2:textHash>
    <int2:textHash int2:hashCode="zDjfyoQlprC7oT" int2:id="OEmxnVRy">
      <int2:state int2:value="Rejected" int2:type="LegacyProofing"/>
    </int2:textHash>
    <int2:textHash int2:hashCode="HSBCEksC7ZXKq0" int2:id="n4my9ui2">
      <int2:state int2:value="Rejected" int2:type="LegacyProofing"/>
    </int2:textHash>
    <int2:textHash int2:hashCode="HMgT7xscSh/JZr" int2:id="nyZFMmWo">
      <int2:state int2:value="Rejected" int2:type="LegacyProofing"/>
    </int2:textHash>
    <int2:textHash int2:hashCode="q5qO9cay90zWoM" int2:id="HVD6K8DU">
      <int2:state int2:value="Rejected" int2:type="LegacyProofing"/>
    </int2:textHash>
    <int2:textHash int2:hashCode="h7o+XDaQCD6uq6" int2:id="vNafuxSh">
      <int2:state int2:value="Rejected" int2:type="LegacyProofing"/>
    </int2:textHash>
    <int2:textHash int2:hashCode="gXNjWLFkUQOugy" int2:id="vy0yPSnt">
      <int2:state int2:value="Rejected" int2:type="LegacyProofing"/>
    </int2:textHash>
    <int2:textHash int2:hashCode="XUDMPcoTO103Iz" int2:id="VyaBVTYW">
      <int2:state int2:value="Rejected" int2:type="LegacyProofing"/>
    </int2:textHash>
    <int2:textHash int2:hashCode="48XkNvRs5rrWGg" int2:id="oambFRee">
      <int2:state int2:value="Rejected" int2:type="LegacyProofing"/>
    </int2:textHash>
    <int2:textHash int2:hashCode="gBnUvzqqskrjTG" int2:id="e758XRSD">
      <int2:state int2:value="Rejected" int2:type="LegacyProofing"/>
    </int2:textHash>
    <int2:textHash int2:hashCode="s+6UeXudIfHcmA" int2:id="tpYZV7Hc">
      <int2:state int2:value="Rejected" int2:type="LegacyProofing"/>
    </int2:textHash>
    <int2:textHash int2:hashCode="o73HXmx/IjnWlu" int2:id="NKdkfgvC">
      <int2:state int2:value="Rejected" int2:type="LegacyProofing"/>
    </int2:textHash>
    <int2:textHash int2:hashCode="90Fm387uNK8j73" int2:id="3Oj1uXBm">
      <int2:state int2:value="Rejected" int2:type="LegacyProofing"/>
    </int2:textHash>
    <int2:textHash int2:hashCode="52hq/x6ALLgqXM" int2:id="vZ87i40s">
      <int2:state int2:value="Rejected" int2:type="LegacyProofing"/>
    </int2:textHash>
    <int2:textHash int2:hashCode="4/DeS+CMYa5JBH" int2:id="YAGpcxWD">
      <int2:state int2:value="Rejected" int2:type="LegacyProofing"/>
    </int2:textHash>
    <int2:textHash int2:hashCode="AHDKXxy9wILJy1" int2:id="RZEWdaZY">
      <int2:state int2:value="Rejected" int2:type="LegacyProofing"/>
    </int2:textHash>
    <int2:textHash int2:hashCode="adScUEqSGaVbi+" int2:id="crJZpbHf">
      <int2:state int2:value="Rejected" int2:type="LegacyProofing"/>
    </int2:textHash>
    <int2:textHash int2:hashCode="6vMkOoQqYQKx7N" int2:id="q0858Ru2">
      <int2:state int2:value="Rejected" int2:type="LegacyProofing"/>
    </int2:textHash>
    <int2:textHash int2:hashCode="dUoI3fi8sc8i8x" int2:id="tJI3Fkvs">
      <int2:state int2:value="Rejected" int2:type="LegacyProofing"/>
    </int2:textHash>
    <int2:textHash int2:hashCode="hHt8km/joSJDYe" int2:id="EigDm82Z">
      <int2:state int2:value="Rejected" int2:type="LegacyProofing"/>
    </int2:textHash>
    <int2:textHash int2:hashCode="nsyEWepfOfnaVc" int2:id="JOL1fwmY">
      <int2:state int2:value="Rejected" int2:type="LegacyProofing"/>
    </int2:textHash>
    <int2:textHash int2:hashCode="CF9TQ8xg/JCbTg" int2:id="Pb88Uid2">
      <int2:state int2:value="Rejected" int2:type="LegacyProofing"/>
    </int2:textHash>
    <int2:textHash int2:hashCode="MB+bIzA93Ij6QK" int2:id="NS04SQG7">
      <int2:state int2:value="Rejected" int2:type="LegacyProofing"/>
    </int2:textHash>
    <int2:textHash int2:hashCode="CycUR32yr3YwHu" int2:id="JUMH1gWp">
      <int2:state int2:value="Rejected" int2:type="LegacyProofing"/>
    </int2:textHash>
    <int2:textHash int2:hashCode="msYQ28m97ok0V3" int2:id="cCiZv03K">
      <int2:state int2:value="Rejected" int2:type="LegacyProofing"/>
    </int2:textHash>
    <int2:textHash int2:hashCode="q7yQ4AbC2bEj6K" int2:id="zPyqi6l1">
      <int2:state int2:value="Rejected" int2:type="LegacyProofing"/>
    </int2:textHash>
    <int2:textHash int2:hashCode="tyYxuUaBzeSSh+" int2:id="31f1d21e">
      <int2:state int2:value="Rejected" int2:type="LegacyProofing"/>
    </int2:textHash>
    <int2:textHash int2:hashCode="kCg4QNkN5JuOeY" int2:id="6e9jNVt1">
      <int2:state int2:value="Rejected" int2:type="LegacyProofing"/>
    </int2:textHash>
    <int2:textHash int2:hashCode="21U4SOmmJVuu5X" int2:id="qDWjqM4r">
      <int2:state int2:value="Rejected" int2:type="LegacyProofing"/>
    </int2:textHash>
    <int2:textHash int2:hashCode="8RFRqAgchgKK1H" int2:id="X08aHAs2">
      <int2:state int2:value="Rejected" int2:type="LegacyProofing"/>
    </int2:textHash>
    <int2:textHash int2:hashCode="IKJFk/guVzlTB2" int2:id="sCKdB7PK">
      <int2:state int2:value="Rejected" int2:type="LegacyProofing"/>
    </int2:textHash>
    <int2:textHash int2:hashCode="cfFBCw8jsJF/JH" int2:id="LdRugEM1">
      <int2:state int2:value="Rejected" int2:type="LegacyProofing"/>
    </int2:textHash>
    <int2:bookmark int2:bookmarkName="_Int_2w3SYsmr" int2:invalidationBookmarkName="" int2:hashCode="eLuIJvzCUEWD5i" int2:id="cUWnjPv0">
      <int2:state int2:value="Rejected" int2:type="AugLoop_Acronyms_AcronymsCritique"/>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xtYj8aUl" int2:invalidationBookmarkName="" int2:hashCode="6kJNOK9y3RNmoI" int2:id="biJk9qxF">
      <int2:state int2:value="Rejected" int2:type="AugLoop_Acronyms_AcronymsCritique"/>
    </int2:bookmark>
    <int2:bookmark int2:bookmarkName="_Int_NcmXslZJ" int2:invalidationBookmarkName="" int2:hashCode="NRY40aoap1bBWh" int2:id="uPAHpSma">
      <int2:state int2:value="Rejected" int2:type="AugLoop_Acronyms_AcronymsCritique"/>
    </int2:bookmark>
    <int2:bookmark int2:bookmarkName="_Int_swOAQGd2" int2:invalidationBookmarkName="" int2:hashCode="whk0jTGGPWQHCM" int2:id="CFgGGZq9">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KPnKcSZ" int2:invalidationBookmarkName="" int2:hashCode="RvGgvVWSovkkTK" int2:id="ZTtbd76J">
      <int2:state int2:value="Rejected" int2:type="LegacyProofing"/>
    </int2:bookmark>
    <int2:bookmark int2:bookmarkName="_Int_EEM0uOkH" int2:invalidationBookmarkName="" int2:hashCode="/n7TgRwX3haWg2" int2:id="qus21Wbu">
      <int2:state int2:value="Rejected" int2:type="LegacyProofing"/>
    </int2:bookmark>
    <int2:bookmark int2:bookmarkName="_Int_0PWZkEaD" int2:invalidationBookmarkName="" int2:hashCode="Bi2KnewPpQfRnz" int2:id="y4RwoFx4">
      <int2:state int2:value="Rejected" int2:type="LegacyProofing"/>
    </int2:bookmark>
    <int2:bookmark int2:bookmarkName="_Int_BsJXrdPI" int2:invalidationBookmarkName="" int2:hashCode="g0s08W9FHgDyaN" int2:id="Uhesqvo1">
      <int2:state int2:value="Rejected" int2:type="LegacyProofing"/>
    </int2:bookmark>
    <int2:bookmark int2:bookmarkName="_Int_R1YNjpYL" int2:invalidationBookmarkName="" int2:hashCode="Bi2KnewPpQfRnz" int2:id="SkeemsL0">
      <int2:state int2:value="Rejected" int2:type="LegacyProofing"/>
    </int2:bookmark>
    <int2:bookmark int2:bookmarkName="_Int_cuZbUnGc" int2:invalidationBookmarkName="" int2:hashCode="g0s08W9FHgDyaN" int2:id="0d3OtkBc">
      <int2:state int2:value="Rejected" int2:type="LegacyProofing"/>
    </int2:bookmark>
    <int2:bookmark int2:bookmarkName="_Int_KuFcFybT" int2:invalidationBookmarkName="" int2:hashCode="Bi2KnewPpQfRnz" int2:id="tenUH688">
      <int2:state int2:value="Rejected" int2:type="LegacyProofing"/>
    </int2:bookmark>
    <int2:bookmark int2:bookmarkName="_Int_USZTlJEK" int2:invalidationBookmarkName="" int2:hashCode="g0s08W9FHgDyaN" int2:id="t7VIUasE">
      <int2:state int2:value="Rejected" int2:type="LegacyProofing"/>
    </int2:bookmark>
    <int2:bookmark int2:bookmarkName="_Int_kXVTvcEq" int2:invalidationBookmarkName="" int2:hashCode="Bi2KnewPpQfRnz" int2:id="iCpgP4W6">
      <int2:state int2:value="Rejected" int2:type="LegacyProofing"/>
    </int2:bookmark>
    <int2:bookmark int2:bookmarkName="_Int_mwI4vDRa" int2:invalidationBookmarkName="" int2:hashCode="+fwnuTdK0eO/NP" int2:id="LoiGKCVl">
      <int2:state int2:value="Rejected" int2:type="LegacyProofing"/>
    </int2:bookmark>
    <int2:bookmark int2:bookmarkName="_Int_Rn723QLq" int2:invalidationBookmarkName="" int2:hashCode="TPW8Wb7p4cRMYl" int2:id="t54ktBWE">
      <int2:state int2:value="Rejected" int2:type="LegacyProofing"/>
    </int2:bookmark>
    <int2:bookmark int2:bookmarkName="_Int_uavemQap" int2:invalidationBookmarkName="" int2:hashCode="Bi2KnewPpQfRnz" int2:id="RvQgfaSw">
      <int2:state int2:value="Rejected" int2:type="LegacyProofing"/>
    </int2:bookmark>
    <int2:bookmark int2:bookmarkName="_Int_uyIkoMf5" int2:invalidationBookmarkName="" int2:hashCode="TPW8Wb7p4cRMYl" int2:id="wuMuAaV3">
      <int2:state int2:value="Rejected" int2:type="LegacyProofing"/>
    </int2:bookmark>
    <int2:bookmark int2:bookmarkName="_Int_fSpMGSTO" int2:invalidationBookmarkName="" int2:hashCode="Bi2KnewPpQfRnz" int2:id="o52r0tIn">
      <int2:state int2:value="Rejected" int2:type="LegacyProofing"/>
    </int2:bookmark>
    <int2:bookmark int2:bookmarkName="_Int_zsozUCIM" int2:invalidationBookmarkName="" int2:hashCode="TPW8Wb7p4cRMYl" int2:id="locyLoW7">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13DE"/>
    <w:multiLevelType w:val="hybridMultilevel"/>
    <w:tmpl w:val="BFDE2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A6C1B"/>
    <w:multiLevelType w:val="hybridMultilevel"/>
    <w:tmpl w:val="B934B468"/>
    <w:lvl w:ilvl="0" w:tplc="DF0C82AE">
      <w:start w:val="1"/>
      <w:numFmt w:val="decimal"/>
      <w:lvlText w:val="%1)"/>
      <w:lvlJc w:val="left"/>
      <w:pPr>
        <w:ind w:left="720" w:hanging="360"/>
      </w:pPr>
      <w:rPr>
        <w:rFonts w:asciiTheme="minorHAnsi" w:eastAsia="Times New Roman"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A4DE3"/>
    <w:multiLevelType w:val="hybridMultilevel"/>
    <w:tmpl w:val="669E5C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50CCE"/>
    <w:multiLevelType w:val="hybridMultilevel"/>
    <w:tmpl w:val="D90AD626"/>
    <w:lvl w:ilvl="0" w:tplc="1B7250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0E5FAC"/>
    <w:multiLevelType w:val="hybridMultilevel"/>
    <w:tmpl w:val="932A4C12"/>
    <w:lvl w:ilvl="0" w:tplc="A28EA920">
      <w:start w:val="1"/>
      <w:numFmt w:val="decimal"/>
      <w:lvlText w:val="%1)"/>
      <w:lvlJc w:val="left"/>
      <w:pPr>
        <w:ind w:left="1440" w:hanging="360"/>
      </w:pPr>
      <w:rPr>
        <w:rFonts w:hint="default"/>
        <w:b w:val="0"/>
        <w:bCs/>
        <w:u w:val="no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BDF11A5"/>
    <w:multiLevelType w:val="hybridMultilevel"/>
    <w:tmpl w:val="55C02E4A"/>
    <w:lvl w:ilvl="0" w:tplc="A4A617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E516EB7"/>
    <w:multiLevelType w:val="hybridMultilevel"/>
    <w:tmpl w:val="D5B06892"/>
    <w:lvl w:ilvl="0" w:tplc="1874960A">
      <w:start w:val="1"/>
      <w:numFmt w:val="decimal"/>
      <w:lvlText w:val="%1)"/>
      <w:lvlJc w:val="left"/>
      <w:pPr>
        <w:ind w:left="1080" w:hanging="360"/>
      </w:pPr>
      <w:rPr>
        <w:rFonts w:asciiTheme="minorHAnsi" w:eastAsiaTheme="minorEastAsia" w:hAnsiTheme="minorHAnsi" w:cstheme="minorBidi"/>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65B2287"/>
    <w:multiLevelType w:val="hybridMultilevel"/>
    <w:tmpl w:val="FE7EF63C"/>
    <w:lvl w:ilvl="0" w:tplc="DEEEFB22">
      <w:start w:val="1"/>
      <w:numFmt w:val="decimal"/>
      <w:lvlText w:val="%1)"/>
      <w:lvlJc w:val="left"/>
      <w:pPr>
        <w:ind w:left="720" w:hanging="360"/>
      </w:pPr>
    </w:lvl>
    <w:lvl w:ilvl="1" w:tplc="D7BE174A">
      <w:start w:val="1"/>
      <w:numFmt w:val="lowerLetter"/>
      <w:lvlText w:val="%2."/>
      <w:lvlJc w:val="left"/>
      <w:pPr>
        <w:ind w:left="1440" w:hanging="360"/>
      </w:pPr>
    </w:lvl>
    <w:lvl w:ilvl="2" w:tplc="F87C3B1A">
      <w:start w:val="1"/>
      <w:numFmt w:val="lowerRoman"/>
      <w:lvlText w:val="%3."/>
      <w:lvlJc w:val="right"/>
      <w:pPr>
        <w:ind w:left="2160" w:hanging="180"/>
      </w:pPr>
    </w:lvl>
    <w:lvl w:ilvl="3" w:tplc="AF40DF80">
      <w:start w:val="1"/>
      <w:numFmt w:val="decimal"/>
      <w:lvlText w:val="%4."/>
      <w:lvlJc w:val="left"/>
      <w:pPr>
        <w:ind w:left="2880" w:hanging="360"/>
      </w:pPr>
    </w:lvl>
    <w:lvl w:ilvl="4" w:tplc="B65A1544">
      <w:start w:val="1"/>
      <w:numFmt w:val="lowerLetter"/>
      <w:lvlText w:val="%5."/>
      <w:lvlJc w:val="left"/>
      <w:pPr>
        <w:ind w:left="3600" w:hanging="360"/>
      </w:pPr>
    </w:lvl>
    <w:lvl w:ilvl="5" w:tplc="446A0FD8">
      <w:start w:val="1"/>
      <w:numFmt w:val="lowerRoman"/>
      <w:lvlText w:val="%6."/>
      <w:lvlJc w:val="right"/>
      <w:pPr>
        <w:ind w:left="4320" w:hanging="180"/>
      </w:pPr>
    </w:lvl>
    <w:lvl w:ilvl="6" w:tplc="3D8ECBB6">
      <w:start w:val="1"/>
      <w:numFmt w:val="decimal"/>
      <w:lvlText w:val="%7."/>
      <w:lvlJc w:val="left"/>
      <w:pPr>
        <w:ind w:left="5040" w:hanging="360"/>
      </w:pPr>
    </w:lvl>
    <w:lvl w:ilvl="7" w:tplc="C390DF14">
      <w:start w:val="1"/>
      <w:numFmt w:val="lowerLetter"/>
      <w:lvlText w:val="%8."/>
      <w:lvlJc w:val="left"/>
      <w:pPr>
        <w:ind w:left="5760" w:hanging="360"/>
      </w:pPr>
    </w:lvl>
    <w:lvl w:ilvl="8" w:tplc="ADC4C9A8">
      <w:start w:val="1"/>
      <w:numFmt w:val="lowerRoman"/>
      <w:lvlText w:val="%9."/>
      <w:lvlJc w:val="right"/>
      <w:pPr>
        <w:ind w:left="6480" w:hanging="180"/>
      </w:pPr>
    </w:lvl>
  </w:abstractNum>
  <w:abstractNum w:abstractNumId="9" w15:restartNumberingAfterBreak="0">
    <w:nsid w:val="1EC94824"/>
    <w:multiLevelType w:val="hybridMultilevel"/>
    <w:tmpl w:val="3BA6A0C6"/>
    <w:lvl w:ilvl="0" w:tplc="AC70F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2D481A"/>
    <w:multiLevelType w:val="hybridMultilevel"/>
    <w:tmpl w:val="5E1CE7E6"/>
    <w:lvl w:ilvl="0" w:tplc="DF8ED8E0">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42652F"/>
    <w:multiLevelType w:val="hybridMultilevel"/>
    <w:tmpl w:val="36B4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6030B"/>
    <w:multiLevelType w:val="hybridMultilevel"/>
    <w:tmpl w:val="12A6B83E"/>
    <w:lvl w:ilvl="0" w:tplc="7E80679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D750E97"/>
    <w:multiLevelType w:val="hybridMultilevel"/>
    <w:tmpl w:val="A15A69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BC56B9"/>
    <w:multiLevelType w:val="hybridMultilevel"/>
    <w:tmpl w:val="B5CE32E2"/>
    <w:lvl w:ilvl="0" w:tplc="F36299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6029C2"/>
    <w:multiLevelType w:val="hybridMultilevel"/>
    <w:tmpl w:val="B69877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E6162F3"/>
    <w:multiLevelType w:val="hybridMultilevel"/>
    <w:tmpl w:val="1ABCF396"/>
    <w:lvl w:ilvl="0" w:tplc="856ADB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F2521FE"/>
    <w:multiLevelType w:val="hybridMultilevel"/>
    <w:tmpl w:val="686204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B77512"/>
    <w:multiLevelType w:val="hybridMultilevel"/>
    <w:tmpl w:val="88662674"/>
    <w:lvl w:ilvl="0" w:tplc="98A8E6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E3688B"/>
    <w:multiLevelType w:val="hybridMultilevel"/>
    <w:tmpl w:val="BEB26B0A"/>
    <w:lvl w:ilvl="0" w:tplc="E2F8D6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D8A622D"/>
    <w:multiLevelType w:val="multilevel"/>
    <w:tmpl w:val="C3262E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BE60FE"/>
    <w:multiLevelType w:val="hybridMultilevel"/>
    <w:tmpl w:val="AE6CF162"/>
    <w:lvl w:ilvl="0" w:tplc="7DEA0E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AC6F3D"/>
    <w:multiLevelType w:val="multilevel"/>
    <w:tmpl w:val="787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856063"/>
    <w:multiLevelType w:val="hybridMultilevel"/>
    <w:tmpl w:val="4530D382"/>
    <w:lvl w:ilvl="0" w:tplc="DAE87E8C">
      <w:start w:val="1"/>
      <w:numFmt w:val="decimal"/>
      <w:lvlText w:val="%1)"/>
      <w:lvlJc w:val="left"/>
      <w:pPr>
        <w:ind w:left="1440" w:hanging="360"/>
      </w:pPr>
      <w:rPr>
        <w:rFonts w:hint="default"/>
        <w:i w:val="0"/>
        <w:color w:val="auto"/>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E287CF8"/>
    <w:multiLevelType w:val="multilevel"/>
    <w:tmpl w:val="C3262E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F3294A"/>
    <w:multiLevelType w:val="hybridMultilevel"/>
    <w:tmpl w:val="79681DD2"/>
    <w:lvl w:ilvl="0" w:tplc="A19A3CF2">
      <w:start w:val="1"/>
      <w:numFmt w:val="decimal"/>
      <w:lvlText w:val="%1)"/>
      <w:lvlJc w:val="left"/>
      <w:pPr>
        <w:ind w:left="1640" w:hanging="360"/>
      </w:pPr>
      <w:rPr>
        <w:rFonts w:hint="default"/>
        <w:color w:val="auto"/>
      </w:rPr>
    </w:lvl>
    <w:lvl w:ilvl="1" w:tplc="40090019" w:tentative="1">
      <w:start w:val="1"/>
      <w:numFmt w:val="lowerLetter"/>
      <w:lvlText w:val="%2."/>
      <w:lvlJc w:val="left"/>
      <w:pPr>
        <w:ind w:left="2360" w:hanging="360"/>
      </w:pPr>
    </w:lvl>
    <w:lvl w:ilvl="2" w:tplc="4009001B" w:tentative="1">
      <w:start w:val="1"/>
      <w:numFmt w:val="lowerRoman"/>
      <w:lvlText w:val="%3."/>
      <w:lvlJc w:val="right"/>
      <w:pPr>
        <w:ind w:left="3080" w:hanging="180"/>
      </w:pPr>
    </w:lvl>
    <w:lvl w:ilvl="3" w:tplc="4009000F" w:tentative="1">
      <w:start w:val="1"/>
      <w:numFmt w:val="decimal"/>
      <w:lvlText w:val="%4."/>
      <w:lvlJc w:val="left"/>
      <w:pPr>
        <w:ind w:left="3800" w:hanging="360"/>
      </w:pPr>
    </w:lvl>
    <w:lvl w:ilvl="4" w:tplc="40090019" w:tentative="1">
      <w:start w:val="1"/>
      <w:numFmt w:val="lowerLetter"/>
      <w:lvlText w:val="%5."/>
      <w:lvlJc w:val="left"/>
      <w:pPr>
        <w:ind w:left="4520" w:hanging="360"/>
      </w:pPr>
    </w:lvl>
    <w:lvl w:ilvl="5" w:tplc="4009001B" w:tentative="1">
      <w:start w:val="1"/>
      <w:numFmt w:val="lowerRoman"/>
      <w:lvlText w:val="%6."/>
      <w:lvlJc w:val="right"/>
      <w:pPr>
        <w:ind w:left="5240" w:hanging="180"/>
      </w:pPr>
    </w:lvl>
    <w:lvl w:ilvl="6" w:tplc="4009000F" w:tentative="1">
      <w:start w:val="1"/>
      <w:numFmt w:val="decimal"/>
      <w:lvlText w:val="%7."/>
      <w:lvlJc w:val="left"/>
      <w:pPr>
        <w:ind w:left="5960" w:hanging="360"/>
      </w:pPr>
    </w:lvl>
    <w:lvl w:ilvl="7" w:tplc="40090019" w:tentative="1">
      <w:start w:val="1"/>
      <w:numFmt w:val="lowerLetter"/>
      <w:lvlText w:val="%8."/>
      <w:lvlJc w:val="left"/>
      <w:pPr>
        <w:ind w:left="6680" w:hanging="360"/>
      </w:pPr>
    </w:lvl>
    <w:lvl w:ilvl="8" w:tplc="4009001B" w:tentative="1">
      <w:start w:val="1"/>
      <w:numFmt w:val="lowerRoman"/>
      <w:lvlText w:val="%9."/>
      <w:lvlJc w:val="right"/>
      <w:pPr>
        <w:ind w:left="7400" w:hanging="180"/>
      </w:pPr>
    </w:lvl>
  </w:abstractNum>
  <w:abstractNum w:abstractNumId="26"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4F02829"/>
    <w:multiLevelType w:val="hybridMultilevel"/>
    <w:tmpl w:val="ED6AC0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5F9558A"/>
    <w:multiLevelType w:val="hybridMultilevel"/>
    <w:tmpl w:val="C9705C26"/>
    <w:lvl w:ilvl="0" w:tplc="600642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1A3798"/>
    <w:multiLevelType w:val="hybridMultilevel"/>
    <w:tmpl w:val="E0024DCC"/>
    <w:lvl w:ilvl="0" w:tplc="B36CD520">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0374B5D"/>
    <w:multiLevelType w:val="hybridMultilevel"/>
    <w:tmpl w:val="810E7072"/>
    <w:lvl w:ilvl="0" w:tplc="BD3E65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2F15FA5"/>
    <w:multiLevelType w:val="hybridMultilevel"/>
    <w:tmpl w:val="B69877F6"/>
    <w:lvl w:ilvl="0" w:tplc="740ED8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B63FFE"/>
    <w:multiLevelType w:val="hybridMultilevel"/>
    <w:tmpl w:val="C68C5B34"/>
    <w:lvl w:ilvl="0" w:tplc="AE94DA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544F14"/>
    <w:multiLevelType w:val="hybridMultilevel"/>
    <w:tmpl w:val="F3F46F9A"/>
    <w:lvl w:ilvl="0" w:tplc="BCC6AA9E">
      <w:start w:val="1"/>
      <w:numFmt w:val="lowerLetter"/>
      <w:lvlText w:val="%1)"/>
      <w:lvlJc w:val="left"/>
      <w:pPr>
        <w:ind w:left="1080" w:hanging="360"/>
      </w:pPr>
      <w:rPr>
        <w:rFonts w:hint="default"/>
        <w:b/>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748444E"/>
    <w:multiLevelType w:val="hybridMultilevel"/>
    <w:tmpl w:val="4C42EF60"/>
    <w:lvl w:ilvl="0" w:tplc="F190AB6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77E02D02"/>
    <w:multiLevelType w:val="hybridMultilevel"/>
    <w:tmpl w:val="8E7EEE7A"/>
    <w:lvl w:ilvl="0" w:tplc="8CC4A3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7"/>
  </w:num>
  <w:num w:numId="3">
    <w:abstractNumId w:val="27"/>
  </w:num>
  <w:num w:numId="4">
    <w:abstractNumId w:val="22"/>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3"/>
  </w:num>
  <w:num w:numId="11">
    <w:abstractNumId w:val="11"/>
  </w:num>
  <w:num w:numId="12">
    <w:abstractNumId w:val="20"/>
  </w:num>
  <w:num w:numId="13">
    <w:abstractNumId w:val="28"/>
  </w:num>
  <w:num w:numId="14">
    <w:abstractNumId w:val="9"/>
  </w:num>
  <w:num w:numId="15">
    <w:abstractNumId w:val="32"/>
  </w:num>
  <w:num w:numId="16">
    <w:abstractNumId w:val="5"/>
  </w:num>
  <w:num w:numId="17">
    <w:abstractNumId w:val="30"/>
  </w:num>
  <w:num w:numId="18">
    <w:abstractNumId w:val="4"/>
  </w:num>
  <w:num w:numId="19">
    <w:abstractNumId w:val="34"/>
  </w:num>
  <w:num w:numId="20">
    <w:abstractNumId w:val="25"/>
  </w:num>
  <w:num w:numId="21">
    <w:abstractNumId w:val="10"/>
  </w:num>
  <w:num w:numId="22">
    <w:abstractNumId w:val="23"/>
  </w:num>
  <w:num w:numId="23">
    <w:abstractNumId w:val="31"/>
  </w:num>
  <w:num w:numId="24">
    <w:abstractNumId w:val="18"/>
  </w:num>
  <w:num w:numId="25">
    <w:abstractNumId w:val="29"/>
  </w:num>
  <w:num w:numId="26">
    <w:abstractNumId w:val="1"/>
  </w:num>
  <w:num w:numId="27">
    <w:abstractNumId w:val="17"/>
  </w:num>
  <w:num w:numId="28">
    <w:abstractNumId w:val="24"/>
  </w:num>
  <w:num w:numId="29">
    <w:abstractNumId w:val="14"/>
  </w:num>
  <w:num w:numId="30">
    <w:abstractNumId w:val="21"/>
  </w:num>
  <w:num w:numId="31">
    <w:abstractNumId w:val="13"/>
  </w:num>
  <w:num w:numId="32">
    <w:abstractNumId w:val="12"/>
  </w:num>
  <w:num w:numId="33">
    <w:abstractNumId w:val="16"/>
  </w:num>
  <w:num w:numId="34">
    <w:abstractNumId w:val="19"/>
  </w:num>
  <w:num w:numId="35">
    <w:abstractNumId w:val="15"/>
  </w:num>
  <w:num w:numId="36">
    <w:abstractNumId w:val="35"/>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ubra Singh">
    <w15:presenceInfo w15:providerId="AD" w15:userId="S::SSingh2@a10networks.com::b85e6042-0215-417b-8465-9c53d98dad11"/>
  </w15:person>
  <w15:person w15:author="Pramod Ashok Nimbhore">
    <w15:presenceInfo w15:providerId="AD" w15:userId="S::PNimbhore@a10networks.com::4de4052c-82a3-45d0-ba15-8241a33ef4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9E2"/>
    <w:rsid w:val="00000607"/>
    <w:rsid w:val="000009C0"/>
    <w:rsid w:val="0000175F"/>
    <w:rsid w:val="00002197"/>
    <w:rsid w:val="000021C4"/>
    <w:rsid w:val="0000260C"/>
    <w:rsid w:val="00002ABD"/>
    <w:rsid w:val="00002E4A"/>
    <w:rsid w:val="00005DC0"/>
    <w:rsid w:val="0000629A"/>
    <w:rsid w:val="00006906"/>
    <w:rsid w:val="000076CC"/>
    <w:rsid w:val="00007E00"/>
    <w:rsid w:val="00007F5C"/>
    <w:rsid w:val="00010267"/>
    <w:rsid w:val="00011131"/>
    <w:rsid w:val="00011EFE"/>
    <w:rsid w:val="000124B1"/>
    <w:rsid w:val="00012725"/>
    <w:rsid w:val="000127F7"/>
    <w:rsid w:val="0001401F"/>
    <w:rsid w:val="00014213"/>
    <w:rsid w:val="00014DDF"/>
    <w:rsid w:val="00015A74"/>
    <w:rsid w:val="0001664C"/>
    <w:rsid w:val="0001699A"/>
    <w:rsid w:val="00016ABB"/>
    <w:rsid w:val="0002060F"/>
    <w:rsid w:val="00020A5B"/>
    <w:rsid w:val="00021201"/>
    <w:rsid w:val="000227E0"/>
    <w:rsid w:val="00022F82"/>
    <w:rsid w:val="00023C8E"/>
    <w:rsid w:val="000246B9"/>
    <w:rsid w:val="0002543F"/>
    <w:rsid w:val="00025C02"/>
    <w:rsid w:val="0002690A"/>
    <w:rsid w:val="00026D38"/>
    <w:rsid w:val="00027F91"/>
    <w:rsid w:val="00027FFD"/>
    <w:rsid w:val="000309FB"/>
    <w:rsid w:val="00031195"/>
    <w:rsid w:val="00032645"/>
    <w:rsid w:val="000336BF"/>
    <w:rsid w:val="00034B12"/>
    <w:rsid w:val="000355A1"/>
    <w:rsid w:val="00035A77"/>
    <w:rsid w:val="00035B28"/>
    <w:rsid w:val="0003706E"/>
    <w:rsid w:val="000371FC"/>
    <w:rsid w:val="000379A7"/>
    <w:rsid w:val="000405BA"/>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46382"/>
    <w:rsid w:val="00052B14"/>
    <w:rsid w:val="000532D5"/>
    <w:rsid w:val="00053DE5"/>
    <w:rsid w:val="00054041"/>
    <w:rsid w:val="00054195"/>
    <w:rsid w:val="00054EE3"/>
    <w:rsid w:val="0005522B"/>
    <w:rsid w:val="000552DA"/>
    <w:rsid w:val="00055FDB"/>
    <w:rsid w:val="0005605A"/>
    <w:rsid w:val="000562EB"/>
    <w:rsid w:val="0005652B"/>
    <w:rsid w:val="00056962"/>
    <w:rsid w:val="00057A9D"/>
    <w:rsid w:val="00060882"/>
    <w:rsid w:val="00061435"/>
    <w:rsid w:val="00061460"/>
    <w:rsid w:val="000621C2"/>
    <w:rsid w:val="0006228A"/>
    <w:rsid w:val="000623FB"/>
    <w:rsid w:val="000626B5"/>
    <w:rsid w:val="00062FD6"/>
    <w:rsid w:val="00063442"/>
    <w:rsid w:val="000634FB"/>
    <w:rsid w:val="000637F4"/>
    <w:rsid w:val="00064163"/>
    <w:rsid w:val="000650C0"/>
    <w:rsid w:val="00065970"/>
    <w:rsid w:val="00065D64"/>
    <w:rsid w:val="00065EFA"/>
    <w:rsid w:val="00066231"/>
    <w:rsid w:val="000664C2"/>
    <w:rsid w:val="0006667F"/>
    <w:rsid w:val="0007125C"/>
    <w:rsid w:val="00071AD4"/>
    <w:rsid w:val="00071BAF"/>
    <w:rsid w:val="00071D21"/>
    <w:rsid w:val="00071EE5"/>
    <w:rsid w:val="00072A1B"/>
    <w:rsid w:val="000737A0"/>
    <w:rsid w:val="00073A0A"/>
    <w:rsid w:val="000741F3"/>
    <w:rsid w:val="0007458C"/>
    <w:rsid w:val="00076622"/>
    <w:rsid w:val="000766A0"/>
    <w:rsid w:val="00077057"/>
    <w:rsid w:val="000770E1"/>
    <w:rsid w:val="0008165A"/>
    <w:rsid w:val="00081F36"/>
    <w:rsid w:val="000824FA"/>
    <w:rsid w:val="00084325"/>
    <w:rsid w:val="00084809"/>
    <w:rsid w:val="00084D22"/>
    <w:rsid w:val="000863BB"/>
    <w:rsid w:val="00086EA3"/>
    <w:rsid w:val="000872C0"/>
    <w:rsid w:val="00087C7B"/>
    <w:rsid w:val="000901F0"/>
    <w:rsid w:val="00090381"/>
    <w:rsid w:val="000904A6"/>
    <w:rsid w:val="00091408"/>
    <w:rsid w:val="0009214B"/>
    <w:rsid w:val="00093283"/>
    <w:rsid w:val="000932EC"/>
    <w:rsid w:val="00094FF1"/>
    <w:rsid w:val="000956EC"/>
    <w:rsid w:val="00095DEB"/>
    <w:rsid w:val="000962B8"/>
    <w:rsid w:val="0009678B"/>
    <w:rsid w:val="00096909"/>
    <w:rsid w:val="000970D1"/>
    <w:rsid w:val="000A0C64"/>
    <w:rsid w:val="000A2067"/>
    <w:rsid w:val="000A21E0"/>
    <w:rsid w:val="000A250D"/>
    <w:rsid w:val="000A2592"/>
    <w:rsid w:val="000A3799"/>
    <w:rsid w:val="000A457C"/>
    <w:rsid w:val="000A4921"/>
    <w:rsid w:val="000A5C7F"/>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3103"/>
    <w:rsid w:val="000B3CE2"/>
    <w:rsid w:val="000B4314"/>
    <w:rsid w:val="000B463D"/>
    <w:rsid w:val="000B55A4"/>
    <w:rsid w:val="000B5FDB"/>
    <w:rsid w:val="000B6E65"/>
    <w:rsid w:val="000B7579"/>
    <w:rsid w:val="000B75C4"/>
    <w:rsid w:val="000B7C62"/>
    <w:rsid w:val="000C0DEC"/>
    <w:rsid w:val="000C18E8"/>
    <w:rsid w:val="000C1AAA"/>
    <w:rsid w:val="000C21E5"/>
    <w:rsid w:val="000C3BB8"/>
    <w:rsid w:val="000C4079"/>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5FF"/>
    <w:rsid w:val="000E687C"/>
    <w:rsid w:val="000F008C"/>
    <w:rsid w:val="000F017A"/>
    <w:rsid w:val="000F0452"/>
    <w:rsid w:val="000F1068"/>
    <w:rsid w:val="000F1A40"/>
    <w:rsid w:val="000F2C15"/>
    <w:rsid w:val="000F2C70"/>
    <w:rsid w:val="000F315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85B"/>
    <w:rsid w:val="00101A30"/>
    <w:rsid w:val="00103D0C"/>
    <w:rsid w:val="00103F45"/>
    <w:rsid w:val="001044B6"/>
    <w:rsid w:val="00104881"/>
    <w:rsid w:val="001049D9"/>
    <w:rsid w:val="00105ECF"/>
    <w:rsid w:val="001069EE"/>
    <w:rsid w:val="00106B8B"/>
    <w:rsid w:val="00106F76"/>
    <w:rsid w:val="00107A65"/>
    <w:rsid w:val="0011026C"/>
    <w:rsid w:val="0011217D"/>
    <w:rsid w:val="00112262"/>
    <w:rsid w:val="0011272A"/>
    <w:rsid w:val="0011282F"/>
    <w:rsid w:val="00113804"/>
    <w:rsid w:val="001143A4"/>
    <w:rsid w:val="001144EC"/>
    <w:rsid w:val="00114948"/>
    <w:rsid w:val="0011527C"/>
    <w:rsid w:val="00116242"/>
    <w:rsid w:val="001165FF"/>
    <w:rsid w:val="001167BE"/>
    <w:rsid w:val="00117EF0"/>
    <w:rsid w:val="00120287"/>
    <w:rsid w:val="00120D6E"/>
    <w:rsid w:val="001219A7"/>
    <w:rsid w:val="00121DD3"/>
    <w:rsid w:val="00122528"/>
    <w:rsid w:val="00122A3C"/>
    <w:rsid w:val="00122DF5"/>
    <w:rsid w:val="00122E87"/>
    <w:rsid w:val="00123F7A"/>
    <w:rsid w:val="00124129"/>
    <w:rsid w:val="001259CC"/>
    <w:rsid w:val="00125F9F"/>
    <w:rsid w:val="00126220"/>
    <w:rsid w:val="00126732"/>
    <w:rsid w:val="0012675D"/>
    <w:rsid w:val="0012704B"/>
    <w:rsid w:val="0012704E"/>
    <w:rsid w:val="00127087"/>
    <w:rsid w:val="0012749B"/>
    <w:rsid w:val="00127EFE"/>
    <w:rsid w:val="0013068F"/>
    <w:rsid w:val="00130706"/>
    <w:rsid w:val="001308DA"/>
    <w:rsid w:val="001317AD"/>
    <w:rsid w:val="0013180A"/>
    <w:rsid w:val="001347DC"/>
    <w:rsid w:val="001348F8"/>
    <w:rsid w:val="00135BAF"/>
    <w:rsid w:val="00137236"/>
    <w:rsid w:val="00137301"/>
    <w:rsid w:val="00137942"/>
    <w:rsid w:val="00137F00"/>
    <w:rsid w:val="00140170"/>
    <w:rsid w:val="001403DA"/>
    <w:rsid w:val="00140840"/>
    <w:rsid w:val="00140CEC"/>
    <w:rsid w:val="00140F7B"/>
    <w:rsid w:val="00141BBA"/>
    <w:rsid w:val="001423BB"/>
    <w:rsid w:val="00143268"/>
    <w:rsid w:val="001432A9"/>
    <w:rsid w:val="00144057"/>
    <w:rsid w:val="001448C0"/>
    <w:rsid w:val="001450A8"/>
    <w:rsid w:val="0014554A"/>
    <w:rsid w:val="001460EF"/>
    <w:rsid w:val="0014697A"/>
    <w:rsid w:val="00147B69"/>
    <w:rsid w:val="00150459"/>
    <w:rsid w:val="00150C9A"/>
    <w:rsid w:val="00150FE1"/>
    <w:rsid w:val="00151417"/>
    <w:rsid w:val="00151810"/>
    <w:rsid w:val="00152057"/>
    <w:rsid w:val="00152377"/>
    <w:rsid w:val="00152C4F"/>
    <w:rsid w:val="001546D4"/>
    <w:rsid w:val="00154BED"/>
    <w:rsid w:val="001554DA"/>
    <w:rsid w:val="001555AB"/>
    <w:rsid w:val="00155B17"/>
    <w:rsid w:val="00156E05"/>
    <w:rsid w:val="00156F58"/>
    <w:rsid w:val="00157421"/>
    <w:rsid w:val="001576C1"/>
    <w:rsid w:val="0015795F"/>
    <w:rsid w:val="00157A29"/>
    <w:rsid w:val="00157C1B"/>
    <w:rsid w:val="001602A5"/>
    <w:rsid w:val="0016055F"/>
    <w:rsid w:val="00160DA5"/>
    <w:rsid w:val="00161A09"/>
    <w:rsid w:val="00162B0F"/>
    <w:rsid w:val="00163668"/>
    <w:rsid w:val="001637C1"/>
    <w:rsid w:val="00163F6A"/>
    <w:rsid w:val="00164A1E"/>
    <w:rsid w:val="00164DC6"/>
    <w:rsid w:val="0016517C"/>
    <w:rsid w:val="001665F0"/>
    <w:rsid w:val="00167B12"/>
    <w:rsid w:val="00167C34"/>
    <w:rsid w:val="00170069"/>
    <w:rsid w:val="0017043E"/>
    <w:rsid w:val="00170529"/>
    <w:rsid w:val="0017092D"/>
    <w:rsid w:val="001709C0"/>
    <w:rsid w:val="00170C3C"/>
    <w:rsid w:val="001715FA"/>
    <w:rsid w:val="0017167F"/>
    <w:rsid w:val="00171BA6"/>
    <w:rsid w:val="00171CED"/>
    <w:rsid w:val="00171EF3"/>
    <w:rsid w:val="0017291F"/>
    <w:rsid w:val="0017293A"/>
    <w:rsid w:val="00172EE8"/>
    <w:rsid w:val="00172F7B"/>
    <w:rsid w:val="00172FDC"/>
    <w:rsid w:val="001747D4"/>
    <w:rsid w:val="00174EF8"/>
    <w:rsid w:val="00174F6C"/>
    <w:rsid w:val="00174F9F"/>
    <w:rsid w:val="001751F4"/>
    <w:rsid w:val="001769BF"/>
    <w:rsid w:val="00176E18"/>
    <w:rsid w:val="00177113"/>
    <w:rsid w:val="001777DC"/>
    <w:rsid w:val="00177E8C"/>
    <w:rsid w:val="00180DB5"/>
    <w:rsid w:val="001810DA"/>
    <w:rsid w:val="0018119C"/>
    <w:rsid w:val="00182A0C"/>
    <w:rsid w:val="001836B0"/>
    <w:rsid w:val="00183B34"/>
    <w:rsid w:val="00184505"/>
    <w:rsid w:val="0018487D"/>
    <w:rsid w:val="00184AC2"/>
    <w:rsid w:val="001854EB"/>
    <w:rsid w:val="00185B17"/>
    <w:rsid w:val="00186647"/>
    <w:rsid w:val="0019012F"/>
    <w:rsid w:val="001903C0"/>
    <w:rsid w:val="00190881"/>
    <w:rsid w:val="001916FD"/>
    <w:rsid w:val="00192C9E"/>
    <w:rsid w:val="00193871"/>
    <w:rsid w:val="001940A6"/>
    <w:rsid w:val="001946C1"/>
    <w:rsid w:val="001947F9"/>
    <w:rsid w:val="00195604"/>
    <w:rsid w:val="0019577F"/>
    <w:rsid w:val="0019589F"/>
    <w:rsid w:val="00195AD7"/>
    <w:rsid w:val="00195B2A"/>
    <w:rsid w:val="00196921"/>
    <w:rsid w:val="00196B97"/>
    <w:rsid w:val="001974C5"/>
    <w:rsid w:val="001A017D"/>
    <w:rsid w:val="001A08FF"/>
    <w:rsid w:val="001A0C61"/>
    <w:rsid w:val="001A0F57"/>
    <w:rsid w:val="001A1C16"/>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5007"/>
    <w:rsid w:val="001B53C5"/>
    <w:rsid w:val="001B5470"/>
    <w:rsid w:val="001B5F08"/>
    <w:rsid w:val="001B6020"/>
    <w:rsid w:val="001B7380"/>
    <w:rsid w:val="001B7F78"/>
    <w:rsid w:val="001C0EA0"/>
    <w:rsid w:val="001C0ED2"/>
    <w:rsid w:val="001C1908"/>
    <w:rsid w:val="001C223D"/>
    <w:rsid w:val="001C2448"/>
    <w:rsid w:val="001C25AA"/>
    <w:rsid w:val="001C2750"/>
    <w:rsid w:val="001C2A95"/>
    <w:rsid w:val="001C2DEA"/>
    <w:rsid w:val="001C31B9"/>
    <w:rsid w:val="001C4049"/>
    <w:rsid w:val="001C4309"/>
    <w:rsid w:val="001C48E3"/>
    <w:rsid w:val="001C4D25"/>
    <w:rsid w:val="001C58F2"/>
    <w:rsid w:val="001C661F"/>
    <w:rsid w:val="001C69C0"/>
    <w:rsid w:val="001C746F"/>
    <w:rsid w:val="001C7A20"/>
    <w:rsid w:val="001C7A8F"/>
    <w:rsid w:val="001C7F24"/>
    <w:rsid w:val="001C7FE0"/>
    <w:rsid w:val="001D0263"/>
    <w:rsid w:val="001D0344"/>
    <w:rsid w:val="001D03A5"/>
    <w:rsid w:val="001D0964"/>
    <w:rsid w:val="001D09ED"/>
    <w:rsid w:val="001D0C48"/>
    <w:rsid w:val="001D204B"/>
    <w:rsid w:val="001D38FC"/>
    <w:rsid w:val="001D3A2E"/>
    <w:rsid w:val="001D4339"/>
    <w:rsid w:val="001D447A"/>
    <w:rsid w:val="001D46FF"/>
    <w:rsid w:val="001D520D"/>
    <w:rsid w:val="001D53DF"/>
    <w:rsid w:val="001D55C0"/>
    <w:rsid w:val="001D5AAE"/>
    <w:rsid w:val="001D6D3A"/>
    <w:rsid w:val="001D7905"/>
    <w:rsid w:val="001E0107"/>
    <w:rsid w:val="001E09EA"/>
    <w:rsid w:val="001E18BE"/>
    <w:rsid w:val="001E1C92"/>
    <w:rsid w:val="001E276A"/>
    <w:rsid w:val="001E27B8"/>
    <w:rsid w:val="001E47E6"/>
    <w:rsid w:val="001E4DA2"/>
    <w:rsid w:val="001E65E5"/>
    <w:rsid w:val="001E6A19"/>
    <w:rsid w:val="001E6AED"/>
    <w:rsid w:val="001E75D8"/>
    <w:rsid w:val="001F0170"/>
    <w:rsid w:val="001F08A4"/>
    <w:rsid w:val="001F19B6"/>
    <w:rsid w:val="001F2D37"/>
    <w:rsid w:val="001F3142"/>
    <w:rsid w:val="001F338C"/>
    <w:rsid w:val="001F3579"/>
    <w:rsid w:val="001F46D8"/>
    <w:rsid w:val="001F563D"/>
    <w:rsid w:val="001F6774"/>
    <w:rsid w:val="001F76E6"/>
    <w:rsid w:val="001F76EC"/>
    <w:rsid w:val="001F7D54"/>
    <w:rsid w:val="002006F4"/>
    <w:rsid w:val="00200AFC"/>
    <w:rsid w:val="00200CC5"/>
    <w:rsid w:val="00201671"/>
    <w:rsid w:val="0020231E"/>
    <w:rsid w:val="002025D7"/>
    <w:rsid w:val="0020372F"/>
    <w:rsid w:val="002038A9"/>
    <w:rsid w:val="00204992"/>
    <w:rsid w:val="00204B32"/>
    <w:rsid w:val="00205102"/>
    <w:rsid w:val="00205393"/>
    <w:rsid w:val="00206518"/>
    <w:rsid w:val="00206934"/>
    <w:rsid w:val="002074CD"/>
    <w:rsid w:val="00210F8E"/>
    <w:rsid w:val="00211370"/>
    <w:rsid w:val="002116CC"/>
    <w:rsid w:val="00211D07"/>
    <w:rsid w:val="00212731"/>
    <w:rsid w:val="00212A2E"/>
    <w:rsid w:val="0021335B"/>
    <w:rsid w:val="002134A4"/>
    <w:rsid w:val="00214353"/>
    <w:rsid w:val="0021499A"/>
    <w:rsid w:val="0021517B"/>
    <w:rsid w:val="00215BA9"/>
    <w:rsid w:val="002160B4"/>
    <w:rsid w:val="0021653D"/>
    <w:rsid w:val="00216D30"/>
    <w:rsid w:val="002178B3"/>
    <w:rsid w:val="00217D99"/>
    <w:rsid w:val="002208FE"/>
    <w:rsid w:val="00221296"/>
    <w:rsid w:val="002222E6"/>
    <w:rsid w:val="0022288B"/>
    <w:rsid w:val="00222DA6"/>
    <w:rsid w:val="002234EA"/>
    <w:rsid w:val="0022443B"/>
    <w:rsid w:val="00224BD3"/>
    <w:rsid w:val="00225108"/>
    <w:rsid w:val="00225B23"/>
    <w:rsid w:val="00225C76"/>
    <w:rsid w:val="00225D4E"/>
    <w:rsid w:val="00225DCA"/>
    <w:rsid w:val="0022636F"/>
    <w:rsid w:val="002265CF"/>
    <w:rsid w:val="00226A40"/>
    <w:rsid w:val="0022742E"/>
    <w:rsid w:val="00227927"/>
    <w:rsid w:val="00227B26"/>
    <w:rsid w:val="00230FF0"/>
    <w:rsid w:val="00231A49"/>
    <w:rsid w:val="002325FE"/>
    <w:rsid w:val="002329DB"/>
    <w:rsid w:val="00232DAF"/>
    <w:rsid w:val="00235CB9"/>
    <w:rsid w:val="002379AA"/>
    <w:rsid w:val="002441DE"/>
    <w:rsid w:val="00244448"/>
    <w:rsid w:val="00244F55"/>
    <w:rsid w:val="00244FA4"/>
    <w:rsid w:val="00246697"/>
    <w:rsid w:val="002466B3"/>
    <w:rsid w:val="00246D0C"/>
    <w:rsid w:val="00247C71"/>
    <w:rsid w:val="00247C96"/>
    <w:rsid w:val="00247F05"/>
    <w:rsid w:val="00247FCE"/>
    <w:rsid w:val="002501F1"/>
    <w:rsid w:val="00250388"/>
    <w:rsid w:val="002511BB"/>
    <w:rsid w:val="0025163F"/>
    <w:rsid w:val="00251F10"/>
    <w:rsid w:val="00252084"/>
    <w:rsid w:val="00252553"/>
    <w:rsid w:val="00255A48"/>
    <w:rsid w:val="00255F05"/>
    <w:rsid w:val="0025670B"/>
    <w:rsid w:val="00257877"/>
    <w:rsid w:val="0026033A"/>
    <w:rsid w:val="0026052D"/>
    <w:rsid w:val="00260753"/>
    <w:rsid w:val="00260BBF"/>
    <w:rsid w:val="0026107C"/>
    <w:rsid w:val="002611CA"/>
    <w:rsid w:val="0026277C"/>
    <w:rsid w:val="002637A9"/>
    <w:rsid w:val="00265A8A"/>
    <w:rsid w:val="00265AA1"/>
    <w:rsid w:val="002661BA"/>
    <w:rsid w:val="00266C3F"/>
    <w:rsid w:val="0026759D"/>
    <w:rsid w:val="002705EF"/>
    <w:rsid w:val="002705F6"/>
    <w:rsid w:val="00272440"/>
    <w:rsid w:val="00272F86"/>
    <w:rsid w:val="002735C9"/>
    <w:rsid w:val="00273786"/>
    <w:rsid w:val="00273CE7"/>
    <w:rsid w:val="00274A2E"/>
    <w:rsid w:val="00274C63"/>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5E97"/>
    <w:rsid w:val="002862B0"/>
    <w:rsid w:val="0028794F"/>
    <w:rsid w:val="00287D37"/>
    <w:rsid w:val="00291862"/>
    <w:rsid w:val="00293A6A"/>
    <w:rsid w:val="00293B00"/>
    <w:rsid w:val="0029519A"/>
    <w:rsid w:val="00295585"/>
    <w:rsid w:val="002959D2"/>
    <w:rsid w:val="00296605"/>
    <w:rsid w:val="00296F4F"/>
    <w:rsid w:val="002972F9"/>
    <w:rsid w:val="002A0DC0"/>
    <w:rsid w:val="002A3104"/>
    <w:rsid w:val="002A451C"/>
    <w:rsid w:val="002A4B74"/>
    <w:rsid w:val="002A5B9D"/>
    <w:rsid w:val="002A5DBF"/>
    <w:rsid w:val="002A68C7"/>
    <w:rsid w:val="002A6921"/>
    <w:rsid w:val="002A6ED5"/>
    <w:rsid w:val="002A70E3"/>
    <w:rsid w:val="002A710C"/>
    <w:rsid w:val="002A7FBC"/>
    <w:rsid w:val="002B043C"/>
    <w:rsid w:val="002B10F6"/>
    <w:rsid w:val="002B11A7"/>
    <w:rsid w:val="002B1491"/>
    <w:rsid w:val="002B15B0"/>
    <w:rsid w:val="002B1FE7"/>
    <w:rsid w:val="002B28EB"/>
    <w:rsid w:val="002B2BEA"/>
    <w:rsid w:val="002B2E96"/>
    <w:rsid w:val="002B3778"/>
    <w:rsid w:val="002B4636"/>
    <w:rsid w:val="002B481D"/>
    <w:rsid w:val="002B4AD0"/>
    <w:rsid w:val="002B4DEF"/>
    <w:rsid w:val="002B4ED3"/>
    <w:rsid w:val="002B580A"/>
    <w:rsid w:val="002B7C07"/>
    <w:rsid w:val="002B7D18"/>
    <w:rsid w:val="002C013F"/>
    <w:rsid w:val="002C0BD6"/>
    <w:rsid w:val="002C1468"/>
    <w:rsid w:val="002C2B12"/>
    <w:rsid w:val="002C3F87"/>
    <w:rsid w:val="002C414F"/>
    <w:rsid w:val="002C4575"/>
    <w:rsid w:val="002C4A1E"/>
    <w:rsid w:val="002C506E"/>
    <w:rsid w:val="002C5208"/>
    <w:rsid w:val="002C56E0"/>
    <w:rsid w:val="002C6F5D"/>
    <w:rsid w:val="002C78A5"/>
    <w:rsid w:val="002D0CB2"/>
    <w:rsid w:val="002D0F12"/>
    <w:rsid w:val="002D14C5"/>
    <w:rsid w:val="002D20D4"/>
    <w:rsid w:val="002D22D1"/>
    <w:rsid w:val="002D2F55"/>
    <w:rsid w:val="002D3278"/>
    <w:rsid w:val="002D456C"/>
    <w:rsid w:val="002D5BCB"/>
    <w:rsid w:val="002D609C"/>
    <w:rsid w:val="002D628C"/>
    <w:rsid w:val="002D6A08"/>
    <w:rsid w:val="002D7671"/>
    <w:rsid w:val="002D7F3D"/>
    <w:rsid w:val="002E0FFF"/>
    <w:rsid w:val="002E134D"/>
    <w:rsid w:val="002E134F"/>
    <w:rsid w:val="002E414D"/>
    <w:rsid w:val="002E4408"/>
    <w:rsid w:val="002E4716"/>
    <w:rsid w:val="002E4D7F"/>
    <w:rsid w:val="002E5311"/>
    <w:rsid w:val="002F018E"/>
    <w:rsid w:val="002F024A"/>
    <w:rsid w:val="002F071A"/>
    <w:rsid w:val="002F1682"/>
    <w:rsid w:val="002F367C"/>
    <w:rsid w:val="002F4A3A"/>
    <w:rsid w:val="002F4D4D"/>
    <w:rsid w:val="002F5439"/>
    <w:rsid w:val="002F5712"/>
    <w:rsid w:val="002F5874"/>
    <w:rsid w:val="002F6489"/>
    <w:rsid w:val="002F6B2C"/>
    <w:rsid w:val="002F6DB4"/>
    <w:rsid w:val="002F6F7A"/>
    <w:rsid w:val="003002CD"/>
    <w:rsid w:val="00300ED5"/>
    <w:rsid w:val="00302B42"/>
    <w:rsid w:val="003044E0"/>
    <w:rsid w:val="00304776"/>
    <w:rsid w:val="003054CE"/>
    <w:rsid w:val="00305CE2"/>
    <w:rsid w:val="00305EC2"/>
    <w:rsid w:val="00305ECD"/>
    <w:rsid w:val="003062C3"/>
    <w:rsid w:val="003067DE"/>
    <w:rsid w:val="00307A4B"/>
    <w:rsid w:val="00310422"/>
    <w:rsid w:val="003104FB"/>
    <w:rsid w:val="0031163A"/>
    <w:rsid w:val="00311EF9"/>
    <w:rsid w:val="00311F34"/>
    <w:rsid w:val="00311FB3"/>
    <w:rsid w:val="003122C7"/>
    <w:rsid w:val="0031234D"/>
    <w:rsid w:val="0031255B"/>
    <w:rsid w:val="00314DF9"/>
    <w:rsid w:val="00315F52"/>
    <w:rsid w:val="00316030"/>
    <w:rsid w:val="003160F1"/>
    <w:rsid w:val="00316574"/>
    <w:rsid w:val="00317D15"/>
    <w:rsid w:val="003203C0"/>
    <w:rsid w:val="00320695"/>
    <w:rsid w:val="00322F58"/>
    <w:rsid w:val="003231EF"/>
    <w:rsid w:val="00323783"/>
    <w:rsid w:val="00324DA8"/>
    <w:rsid w:val="0032573D"/>
    <w:rsid w:val="003259EF"/>
    <w:rsid w:val="00330152"/>
    <w:rsid w:val="00330457"/>
    <w:rsid w:val="0033136D"/>
    <w:rsid w:val="00331836"/>
    <w:rsid w:val="00332B8C"/>
    <w:rsid w:val="003333B9"/>
    <w:rsid w:val="00333593"/>
    <w:rsid w:val="003338D6"/>
    <w:rsid w:val="00333B22"/>
    <w:rsid w:val="00334391"/>
    <w:rsid w:val="00334EF0"/>
    <w:rsid w:val="0033587C"/>
    <w:rsid w:val="00335FEE"/>
    <w:rsid w:val="00337A0F"/>
    <w:rsid w:val="00337AAD"/>
    <w:rsid w:val="00337D21"/>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F63"/>
    <w:rsid w:val="00352138"/>
    <w:rsid w:val="0035296B"/>
    <w:rsid w:val="00353123"/>
    <w:rsid w:val="00353311"/>
    <w:rsid w:val="003533BF"/>
    <w:rsid w:val="00353806"/>
    <w:rsid w:val="00353DC5"/>
    <w:rsid w:val="003541CA"/>
    <w:rsid w:val="00354788"/>
    <w:rsid w:val="003555C4"/>
    <w:rsid w:val="00355DDD"/>
    <w:rsid w:val="0035654D"/>
    <w:rsid w:val="00356C1D"/>
    <w:rsid w:val="003571F5"/>
    <w:rsid w:val="003578AF"/>
    <w:rsid w:val="00357EE1"/>
    <w:rsid w:val="003616AC"/>
    <w:rsid w:val="00362222"/>
    <w:rsid w:val="00362619"/>
    <w:rsid w:val="0036337C"/>
    <w:rsid w:val="0036415A"/>
    <w:rsid w:val="00364D3E"/>
    <w:rsid w:val="00364FBB"/>
    <w:rsid w:val="0036538F"/>
    <w:rsid w:val="00365E74"/>
    <w:rsid w:val="0036658A"/>
    <w:rsid w:val="0036781E"/>
    <w:rsid w:val="0037066D"/>
    <w:rsid w:val="00370F7A"/>
    <w:rsid w:val="003730F9"/>
    <w:rsid w:val="00373319"/>
    <w:rsid w:val="00373AC4"/>
    <w:rsid w:val="00373C8B"/>
    <w:rsid w:val="00374914"/>
    <w:rsid w:val="00374F2A"/>
    <w:rsid w:val="003755EB"/>
    <w:rsid w:val="0037575B"/>
    <w:rsid w:val="0037599C"/>
    <w:rsid w:val="00375F7D"/>
    <w:rsid w:val="00375FEC"/>
    <w:rsid w:val="00376D89"/>
    <w:rsid w:val="00376E36"/>
    <w:rsid w:val="003804D3"/>
    <w:rsid w:val="0038078B"/>
    <w:rsid w:val="00380C19"/>
    <w:rsid w:val="00381040"/>
    <w:rsid w:val="00381DD6"/>
    <w:rsid w:val="00381E39"/>
    <w:rsid w:val="00382103"/>
    <w:rsid w:val="00382120"/>
    <w:rsid w:val="00382630"/>
    <w:rsid w:val="00382DF5"/>
    <w:rsid w:val="003831CA"/>
    <w:rsid w:val="00383732"/>
    <w:rsid w:val="00383B37"/>
    <w:rsid w:val="00383F73"/>
    <w:rsid w:val="003842FF"/>
    <w:rsid w:val="00384FAC"/>
    <w:rsid w:val="0038628C"/>
    <w:rsid w:val="00386716"/>
    <w:rsid w:val="00386DC3"/>
    <w:rsid w:val="00387033"/>
    <w:rsid w:val="00387179"/>
    <w:rsid w:val="003908C9"/>
    <w:rsid w:val="00391C8F"/>
    <w:rsid w:val="003924D5"/>
    <w:rsid w:val="003927B6"/>
    <w:rsid w:val="00394206"/>
    <w:rsid w:val="0039498B"/>
    <w:rsid w:val="00394CDF"/>
    <w:rsid w:val="003950DA"/>
    <w:rsid w:val="0039586F"/>
    <w:rsid w:val="0039601D"/>
    <w:rsid w:val="003966EA"/>
    <w:rsid w:val="00396A32"/>
    <w:rsid w:val="00396BA9"/>
    <w:rsid w:val="00396EFD"/>
    <w:rsid w:val="00397B3F"/>
    <w:rsid w:val="003A0919"/>
    <w:rsid w:val="003A0CDF"/>
    <w:rsid w:val="003A258F"/>
    <w:rsid w:val="003A48EB"/>
    <w:rsid w:val="003A5428"/>
    <w:rsid w:val="003A57A8"/>
    <w:rsid w:val="003A68C4"/>
    <w:rsid w:val="003A6F8F"/>
    <w:rsid w:val="003A7011"/>
    <w:rsid w:val="003A7FB9"/>
    <w:rsid w:val="003B03D0"/>
    <w:rsid w:val="003B0590"/>
    <w:rsid w:val="003B09DF"/>
    <w:rsid w:val="003B11A4"/>
    <w:rsid w:val="003B1F85"/>
    <w:rsid w:val="003B26ED"/>
    <w:rsid w:val="003B3206"/>
    <w:rsid w:val="003B4C9C"/>
    <w:rsid w:val="003B5FBC"/>
    <w:rsid w:val="003B6CFA"/>
    <w:rsid w:val="003B7454"/>
    <w:rsid w:val="003B78B6"/>
    <w:rsid w:val="003B7E8B"/>
    <w:rsid w:val="003C01F9"/>
    <w:rsid w:val="003C1862"/>
    <w:rsid w:val="003C1E23"/>
    <w:rsid w:val="003C273E"/>
    <w:rsid w:val="003C284B"/>
    <w:rsid w:val="003C3D6F"/>
    <w:rsid w:val="003C44DE"/>
    <w:rsid w:val="003C46B5"/>
    <w:rsid w:val="003C4BE6"/>
    <w:rsid w:val="003C4CB5"/>
    <w:rsid w:val="003C503D"/>
    <w:rsid w:val="003C561E"/>
    <w:rsid w:val="003C60ED"/>
    <w:rsid w:val="003C66F7"/>
    <w:rsid w:val="003D03CE"/>
    <w:rsid w:val="003D06AE"/>
    <w:rsid w:val="003D105F"/>
    <w:rsid w:val="003D17C3"/>
    <w:rsid w:val="003D23BC"/>
    <w:rsid w:val="003D23F9"/>
    <w:rsid w:val="003D45CA"/>
    <w:rsid w:val="003D4BD0"/>
    <w:rsid w:val="003D5498"/>
    <w:rsid w:val="003D5874"/>
    <w:rsid w:val="003D5C9B"/>
    <w:rsid w:val="003D627F"/>
    <w:rsid w:val="003D6396"/>
    <w:rsid w:val="003D671A"/>
    <w:rsid w:val="003D67D6"/>
    <w:rsid w:val="003D7439"/>
    <w:rsid w:val="003D79EE"/>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5908"/>
    <w:rsid w:val="003F5E74"/>
    <w:rsid w:val="003F61BE"/>
    <w:rsid w:val="0040020B"/>
    <w:rsid w:val="004011CF"/>
    <w:rsid w:val="00401457"/>
    <w:rsid w:val="0040208C"/>
    <w:rsid w:val="00402903"/>
    <w:rsid w:val="004045D1"/>
    <w:rsid w:val="00404D56"/>
    <w:rsid w:val="0040502A"/>
    <w:rsid w:val="004057BE"/>
    <w:rsid w:val="00405ABB"/>
    <w:rsid w:val="00405C4A"/>
    <w:rsid w:val="0040616D"/>
    <w:rsid w:val="00406743"/>
    <w:rsid w:val="004069DB"/>
    <w:rsid w:val="0040716F"/>
    <w:rsid w:val="00407C97"/>
    <w:rsid w:val="0041081F"/>
    <w:rsid w:val="00410E57"/>
    <w:rsid w:val="0041116C"/>
    <w:rsid w:val="004118B6"/>
    <w:rsid w:val="00412795"/>
    <w:rsid w:val="004127C3"/>
    <w:rsid w:val="00412877"/>
    <w:rsid w:val="00412DF8"/>
    <w:rsid w:val="00413615"/>
    <w:rsid w:val="004136FD"/>
    <w:rsid w:val="00413E62"/>
    <w:rsid w:val="004141A1"/>
    <w:rsid w:val="004142FE"/>
    <w:rsid w:val="0041463B"/>
    <w:rsid w:val="00414D90"/>
    <w:rsid w:val="00415477"/>
    <w:rsid w:val="00415E72"/>
    <w:rsid w:val="00416F6D"/>
    <w:rsid w:val="0041739E"/>
    <w:rsid w:val="0041768A"/>
    <w:rsid w:val="00417ABA"/>
    <w:rsid w:val="00421A03"/>
    <w:rsid w:val="00421BE1"/>
    <w:rsid w:val="004223DB"/>
    <w:rsid w:val="00423456"/>
    <w:rsid w:val="00423FB7"/>
    <w:rsid w:val="00424516"/>
    <w:rsid w:val="00425103"/>
    <w:rsid w:val="004266A2"/>
    <w:rsid w:val="004277F2"/>
    <w:rsid w:val="004279CC"/>
    <w:rsid w:val="004326DA"/>
    <w:rsid w:val="0043287B"/>
    <w:rsid w:val="00432AB1"/>
    <w:rsid w:val="00434699"/>
    <w:rsid w:val="0043561A"/>
    <w:rsid w:val="0043566D"/>
    <w:rsid w:val="00436108"/>
    <w:rsid w:val="00437F02"/>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7B2"/>
    <w:rsid w:val="00447EB5"/>
    <w:rsid w:val="00447F85"/>
    <w:rsid w:val="004508C9"/>
    <w:rsid w:val="004512BD"/>
    <w:rsid w:val="00451BF1"/>
    <w:rsid w:val="00452123"/>
    <w:rsid w:val="004525CB"/>
    <w:rsid w:val="0045268E"/>
    <w:rsid w:val="004529A0"/>
    <w:rsid w:val="00452FD1"/>
    <w:rsid w:val="00453420"/>
    <w:rsid w:val="0045352F"/>
    <w:rsid w:val="00453FAF"/>
    <w:rsid w:val="004548D4"/>
    <w:rsid w:val="004555D6"/>
    <w:rsid w:val="00456408"/>
    <w:rsid w:val="00456B90"/>
    <w:rsid w:val="00456F46"/>
    <w:rsid w:val="0045700C"/>
    <w:rsid w:val="0045725E"/>
    <w:rsid w:val="00460373"/>
    <w:rsid w:val="0046045C"/>
    <w:rsid w:val="0046045D"/>
    <w:rsid w:val="0046053B"/>
    <w:rsid w:val="004615AC"/>
    <w:rsid w:val="004622C3"/>
    <w:rsid w:val="00462532"/>
    <w:rsid w:val="004632FE"/>
    <w:rsid w:val="00463E6A"/>
    <w:rsid w:val="00463FC6"/>
    <w:rsid w:val="00464706"/>
    <w:rsid w:val="004647C4"/>
    <w:rsid w:val="004655C4"/>
    <w:rsid w:val="00465B42"/>
    <w:rsid w:val="004660F1"/>
    <w:rsid w:val="00466B5E"/>
    <w:rsid w:val="0046779C"/>
    <w:rsid w:val="00467AD5"/>
    <w:rsid w:val="00470C76"/>
    <w:rsid w:val="0047143C"/>
    <w:rsid w:val="004718E3"/>
    <w:rsid w:val="00471B94"/>
    <w:rsid w:val="0047211D"/>
    <w:rsid w:val="004722F3"/>
    <w:rsid w:val="00472864"/>
    <w:rsid w:val="00472B8A"/>
    <w:rsid w:val="00472B95"/>
    <w:rsid w:val="00473958"/>
    <w:rsid w:val="00473A34"/>
    <w:rsid w:val="00473E77"/>
    <w:rsid w:val="004747CE"/>
    <w:rsid w:val="004749F3"/>
    <w:rsid w:val="004751A8"/>
    <w:rsid w:val="00475AFF"/>
    <w:rsid w:val="00475CD3"/>
    <w:rsid w:val="00476595"/>
    <w:rsid w:val="0047682E"/>
    <w:rsid w:val="00476F7F"/>
    <w:rsid w:val="004812C0"/>
    <w:rsid w:val="004814F6"/>
    <w:rsid w:val="004815ED"/>
    <w:rsid w:val="004820BB"/>
    <w:rsid w:val="00482346"/>
    <w:rsid w:val="00482465"/>
    <w:rsid w:val="00483B55"/>
    <w:rsid w:val="0048401C"/>
    <w:rsid w:val="0048441E"/>
    <w:rsid w:val="00487A53"/>
    <w:rsid w:val="004901CB"/>
    <w:rsid w:val="00490446"/>
    <w:rsid w:val="004909F6"/>
    <w:rsid w:val="0049185A"/>
    <w:rsid w:val="00492EC1"/>
    <w:rsid w:val="00493083"/>
    <w:rsid w:val="00493A2D"/>
    <w:rsid w:val="00493B64"/>
    <w:rsid w:val="004941C4"/>
    <w:rsid w:val="00495576"/>
    <w:rsid w:val="00495845"/>
    <w:rsid w:val="0049671C"/>
    <w:rsid w:val="00496AD5"/>
    <w:rsid w:val="004970AC"/>
    <w:rsid w:val="0049737A"/>
    <w:rsid w:val="004A063C"/>
    <w:rsid w:val="004A07E2"/>
    <w:rsid w:val="004A10A3"/>
    <w:rsid w:val="004A177D"/>
    <w:rsid w:val="004A1E5E"/>
    <w:rsid w:val="004A21FF"/>
    <w:rsid w:val="004A3403"/>
    <w:rsid w:val="004A340C"/>
    <w:rsid w:val="004A3440"/>
    <w:rsid w:val="004A45B5"/>
    <w:rsid w:val="004A4C84"/>
    <w:rsid w:val="004A4E3F"/>
    <w:rsid w:val="004A4E68"/>
    <w:rsid w:val="004A5B3D"/>
    <w:rsid w:val="004A61C8"/>
    <w:rsid w:val="004A6207"/>
    <w:rsid w:val="004A6A05"/>
    <w:rsid w:val="004A6A44"/>
    <w:rsid w:val="004A721C"/>
    <w:rsid w:val="004A7F0B"/>
    <w:rsid w:val="004B00AF"/>
    <w:rsid w:val="004B05D1"/>
    <w:rsid w:val="004B0C3A"/>
    <w:rsid w:val="004B1E92"/>
    <w:rsid w:val="004B2048"/>
    <w:rsid w:val="004B2221"/>
    <w:rsid w:val="004B29F7"/>
    <w:rsid w:val="004B2BB7"/>
    <w:rsid w:val="004B2FB6"/>
    <w:rsid w:val="004B32D0"/>
    <w:rsid w:val="004B4286"/>
    <w:rsid w:val="004B4AE6"/>
    <w:rsid w:val="004B5348"/>
    <w:rsid w:val="004B5BA5"/>
    <w:rsid w:val="004B6229"/>
    <w:rsid w:val="004B7702"/>
    <w:rsid w:val="004B7904"/>
    <w:rsid w:val="004C0085"/>
    <w:rsid w:val="004C09E2"/>
    <w:rsid w:val="004C166C"/>
    <w:rsid w:val="004C2048"/>
    <w:rsid w:val="004C3161"/>
    <w:rsid w:val="004C3AF0"/>
    <w:rsid w:val="004C402D"/>
    <w:rsid w:val="004C4A30"/>
    <w:rsid w:val="004C5B8E"/>
    <w:rsid w:val="004C6531"/>
    <w:rsid w:val="004C6657"/>
    <w:rsid w:val="004C68C5"/>
    <w:rsid w:val="004C6EFE"/>
    <w:rsid w:val="004C7302"/>
    <w:rsid w:val="004C77F8"/>
    <w:rsid w:val="004C7B4F"/>
    <w:rsid w:val="004D03FD"/>
    <w:rsid w:val="004D058F"/>
    <w:rsid w:val="004D0CF0"/>
    <w:rsid w:val="004D1D45"/>
    <w:rsid w:val="004D1E1C"/>
    <w:rsid w:val="004D26BA"/>
    <w:rsid w:val="004D2CE4"/>
    <w:rsid w:val="004D4F1A"/>
    <w:rsid w:val="004D5A73"/>
    <w:rsid w:val="004D6D11"/>
    <w:rsid w:val="004D7785"/>
    <w:rsid w:val="004E01B7"/>
    <w:rsid w:val="004E1EB5"/>
    <w:rsid w:val="004E3B2A"/>
    <w:rsid w:val="004E3F09"/>
    <w:rsid w:val="004E42E9"/>
    <w:rsid w:val="004E4463"/>
    <w:rsid w:val="004E4550"/>
    <w:rsid w:val="004E55E9"/>
    <w:rsid w:val="004E5A38"/>
    <w:rsid w:val="004E6345"/>
    <w:rsid w:val="004F020F"/>
    <w:rsid w:val="004F0E47"/>
    <w:rsid w:val="004F1A11"/>
    <w:rsid w:val="004F269B"/>
    <w:rsid w:val="004F39EB"/>
    <w:rsid w:val="004F4567"/>
    <w:rsid w:val="004F4693"/>
    <w:rsid w:val="004F66C4"/>
    <w:rsid w:val="004F67DE"/>
    <w:rsid w:val="005012A9"/>
    <w:rsid w:val="00502056"/>
    <w:rsid w:val="0050295C"/>
    <w:rsid w:val="00503182"/>
    <w:rsid w:val="0050354F"/>
    <w:rsid w:val="005040FF"/>
    <w:rsid w:val="00504709"/>
    <w:rsid w:val="005051AD"/>
    <w:rsid w:val="005055DC"/>
    <w:rsid w:val="00505C97"/>
    <w:rsid w:val="00506690"/>
    <w:rsid w:val="0050797C"/>
    <w:rsid w:val="00510333"/>
    <w:rsid w:val="00510D42"/>
    <w:rsid w:val="005110A4"/>
    <w:rsid w:val="005114FD"/>
    <w:rsid w:val="0051150A"/>
    <w:rsid w:val="0051286A"/>
    <w:rsid w:val="00512FAE"/>
    <w:rsid w:val="00513DDF"/>
    <w:rsid w:val="00514F39"/>
    <w:rsid w:val="00516662"/>
    <w:rsid w:val="005175D1"/>
    <w:rsid w:val="0052020E"/>
    <w:rsid w:val="005205AE"/>
    <w:rsid w:val="005218A2"/>
    <w:rsid w:val="005224A8"/>
    <w:rsid w:val="00522CE4"/>
    <w:rsid w:val="00523D99"/>
    <w:rsid w:val="00524352"/>
    <w:rsid w:val="00525B05"/>
    <w:rsid w:val="00525D3E"/>
    <w:rsid w:val="00526588"/>
    <w:rsid w:val="0052693F"/>
    <w:rsid w:val="00526C8A"/>
    <w:rsid w:val="005272B7"/>
    <w:rsid w:val="005274A4"/>
    <w:rsid w:val="005301D5"/>
    <w:rsid w:val="005306C8"/>
    <w:rsid w:val="005307E7"/>
    <w:rsid w:val="00531918"/>
    <w:rsid w:val="005319B1"/>
    <w:rsid w:val="00531DF3"/>
    <w:rsid w:val="00531E94"/>
    <w:rsid w:val="00532192"/>
    <w:rsid w:val="00532752"/>
    <w:rsid w:val="00535736"/>
    <w:rsid w:val="00536427"/>
    <w:rsid w:val="00536BE6"/>
    <w:rsid w:val="00536FEA"/>
    <w:rsid w:val="00537D10"/>
    <w:rsid w:val="00540BAF"/>
    <w:rsid w:val="00541006"/>
    <w:rsid w:val="00542719"/>
    <w:rsid w:val="00542DD2"/>
    <w:rsid w:val="00542E4C"/>
    <w:rsid w:val="00542F79"/>
    <w:rsid w:val="0054340E"/>
    <w:rsid w:val="00543C29"/>
    <w:rsid w:val="00543F7F"/>
    <w:rsid w:val="005445AF"/>
    <w:rsid w:val="00546732"/>
    <w:rsid w:val="00546945"/>
    <w:rsid w:val="00547390"/>
    <w:rsid w:val="00547D10"/>
    <w:rsid w:val="0055055C"/>
    <w:rsid w:val="0055077B"/>
    <w:rsid w:val="00550969"/>
    <w:rsid w:val="00550F65"/>
    <w:rsid w:val="00551151"/>
    <w:rsid w:val="00551890"/>
    <w:rsid w:val="0055217A"/>
    <w:rsid w:val="00552187"/>
    <w:rsid w:val="005521B0"/>
    <w:rsid w:val="0055280F"/>
    <w:rsid w:val="00552B6A"/>
    <w:rsid w:val="00553338"/>
    <w:rsid w:val="00553CEA"/>
    <w:rsid w:val="0055407A"/>
    <w:rsid w:val="0055552C"/>
    <w:rsid w:val="00555883"/>
    <w:rsid w:val="00555E96"/>
    <w:rsid w:val="00556408"/>
    <w:rsid w:val="00557908"/>
    <w:rsid w:val="00560E93"/>
    <w:rsid w:val="005626FB"/>
    <w:rsid w:val="00563DE9"/>
    <w:rsid w:val="00563FF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987"/>
    <w:rsid w:val="00573FBF"/>
    <w:rsid w:val="0057609B"/>
    <w:rsid w:val="0057673C"/>
    <w:rsid w:val="00580AFF"/>
    <w:rsid w:val="00580E24"/>
    <w:rsid w:val="005838DC"/>
    <w:rsid w:val="00583ADA"/>
    <w:rsid w:val="00583D86"/>
    <w:rsid w:val="0058445B"/>
    <w:rsid w:val="00584E96"/>
    <w:rsid w:val="00584F2D"/>
    <w:rsid w:val="00587F4A"/>
    <w:rsid w:val="005909E8"/>
    <w:rsid w:val="00591374"/>
    <w:rsid w:val="005918C9"/>
    <w:rsid w:val="0059251E"/>
    <w:rsid w:val="00593B6B"/>
    <w:rsid w:val="00594179"/>
    <w:rsid w:val="0059426D"/>
    <w:rsid w:val="00594430"/>
    <w:rsid w:val="00594C59"/>
    <w:rsid w:val="00594C91"/>
    <w:rsid w:val="00596D6A"/>
    <w:rsid w:val="0059757D"/>
    <w:rsid w:val="00597845"/>
    <w:rsid w:val="005A042F"/>
    <w:rsid w:val="005A09C6"/>
    <w:rsid w:val="005A0E7D"/>
    <w:rsid w:val="005A1240"/>
    <w:rsid w:val="005A2142"/>
    <w:rsid w:val="005A2862"/>
    <w:rsid w:val="005A32D9"/>
    <w:rsid w:val="005A3B62"/>
    <w:rsid w:val="005A50C2"/>
    <w:rsid w:val="005A51C0"/>
    <w:rsid w:val="005A619F"/>
    <w:rsid w:val="005A7A01"/>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0C23"/>
    <w:rsid w:val="005C1857"/>
    <w:rsid w:val="005C1960"/>
    <w:rsid w:val="005C2F01"/>
    <w:rsid w:val="005C336B"/>
    <w:rsid w:val="005C375E"/>
    <w:rsid w:val="005C3D24"/>
    <w:rsid w:val="005C3F5E"/>
    <w:rsid w:val="005C4F54"/>
    <w:rsid w:val="005C5922"/>
    <w:rsid w:val="005C5CDB"/>
    <w:rsid w:val="005C68A2"/>
    <w:rsid w:val="005C6947"/>
    <w:rsid w:val="005C6DDA"/>
    <w:rsid w:val="005D041E"/>
    <w:rsid w:val="005D1A0B"/>
    <w:rsid w:val="005D27A0"/>
    <w:rsid w:val="005D2AA8"/>
    <w:rsid w:val="005D2C33"/>
    <w:rsid w:val="005D2EED"/>
    <w:rsid w:val="005D4C0D"/>
    <w:rsid w:val="005D512E"/>
    <w:rsid w:val="005D5F9A"/>
    <w:rsid w:val="005D6EA8"/>
    <w:rsid w:val="005D7EFD"/>
    <w:rsid w:val="005E0107"/>
    <w:rsid w:val="005E0DE7"/>
    <w:rsid w:val="005E1373"/>
    <w:rsid w:val="005E1EF9"/>
    <w:rsid w:val="005E226B"/>
    <w:rsid w:val="005E4A79"/>
    <w:rsid w:val="005E4FC3"/>
    <w:rsid w:val="005E519B"/>
    <w:rsid w:val="005E51D5"/>
    <w:rsid w:val="005E6198"/>
    <w:rsid w:val="005E6659"/>
    <w:rsid w:val="005E683B"/>
    <w:rsid w:val="005E72B9"/>
    <w:rsid w:val="005F1778"/>
    <w:rsid w:val="005F18ED"/>
    <w:rsid w:val="005F4003"/>
    <w:rsid w:val="005F6824"/>
    <w:rsid w:val="005F69B7"/>
    <w:rsid w:val="005F75B8"/>
    <w:rsid w:val="005F76D8"/>
    <w:rsid w:val="00600E60"/>
    <w:rsid w:val="0060117C"/>
    <w:rsid w:val="006012DA"/>
    <w:rsid w:val="00601691"/>
    <w:rsid w:val="00601B73"/>
    <w:rsid w:val="00603186"/>
    <w:rsid w:val="006031C9"/>
    <w:rsid w:val="0060334F"/>
    <w:rsid w:val="00603720"/>
    <w:rsid w:val="0060494C"/>
    <w:rsid w:val="00604B34"/>
    <w:rsid w:val="006051CD"/>
    <w:rsid w:val="006058CA"/>
    <w:rsid w:val="00605DF6"/>
    <w:rsid w:val="0061037C"/>
    <w:rsid w:val="00610936"/>
    <w:rsid w:val="00610D2C"/>
    <w:rsid w:val="006112C2"/>
    <w:rsid w:val="0061151D"/>
    <w:rsid w:val="00611F2B"/>
    <w:rsid w:val="00612333"/>
    <w:rsid w:val="00612D41"/>
    <w:rsid w:val="00612DCE"/>
    <w:rsid w:val="00613068"/>
    <w:rsid w:val="0061332C"/>
    <w:rsid w:val="00613392"/>
    <w:rsid w:val="006134CC"/>
    <w:rsid w:val="00613AAC"/>
    <w:rsid w:val="00615219"/>
    <w:rsid w:val="006162B6"/>
    <w:rsid w:val="00617860"/>
    <w:rsid w:val="00620219"/>
    <w:rsid w:val="0062072D"/>
    <w:rsid w:val="006213F2"/>
    <w:rsid w:val="006217D3"/>
    <w:rsid w:val="00621C85"/>
    <w:rsid w:val="00621EDA"/>
    <w:rsid w:val="006221F1"/>
    <w:rsid w:val="00622B70"/>
    <w:rsid w:val="00623360"/>
    <w:rsid w:val="00623D3E"/>
    <w:rsid w:val="00624133"/>
    <w:rsid w:val="00626950"/>
    <w:rsid w:val="00626E0F"/>
    <w:rsid w:val="00630918"/>
    <w:rsid w:val="00630D4C"/>
    <w:rsid w:val="006311FC"/>
    <w:rsid w:val="006314E8"/>
    <w:rsid w:val="00633151"/>
    <w:rsid w:val="006342AC"/>
    <w:rsid w:val="006345BC"/>
    <w:rsid w:val="006345BF"/>
    <w:rsid w:val="00634609"/>
    <w:rsid w:val="006355AA"/>
    <w:rsid w:val="0063570D"/>
    <w:rsid w:val="00635BBB"/>
    <w:rsid w:val="00635EFD"/>
    <w:rsid w:val="0063726C"/>
    <w:rsid w:val="006375E7"/>
    <w:rsid w:val="006377C0"/>
    <w:rsid w:val="00637BE5"/>
    <w:rsid w:val="006400E7"/>
    <w:rsid w:val="00640DAC"/>
    <w:rsid w:val="00641238"/>
    <w:rsid w:val="006416BA"/>
    <w:rsid w:val="00641811"/>
    <w:rsid w:val="006430A6"/>
    <w:rsid w:val="006430B6"/>
    <w:rsid w:val="006430FB"/>
    <w:rsid w:val="00643680"/>
    <w:rsid w:val="00645376"/>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6A4"/>
    <w:rsid w:val="00674D19"/>
    <w:rsid w:val="00674DD9"/>
    <w:rsid w:val="0067508F"/>
    <w:rsid w:val="00675465"/>
    <w:rsid w:val="00675BC6"/>
    <w:rsid w:val="0067643D"/>
    <w:rsid w:val="006765A4"/>
    <w:rsid w:val="00676AE6"/>
    <w:rsid w:val="00676CA1"/>
    <w:rsid w:val="00680880"/>
    <w:rsid w:val="00680ACF"/>
    <w:rsid w:val="00680CB2"/>
    <w:rsid w:val="006820D0"/>
    <w:rsid w:val="00682E25"/>
    <w:rsid w:val="0068332E"/>
    <w:rsid w:val="006839CF"/>
    <w:rsid w:val="006846B5"/>
    <w:rsid w:val="006847B1"/>
    <w:rsid w:val="006849E6"/>
    <w:rsid w:val="00684A32"/>
    <w:rsid w:val="006850DB"/>
    <w:rsid w:val="006851FB"/>
    <w:rsid w:val="00685AA1"/>
    <w:rsid w:val="006863D1"/>
    <w:rsid w:val="006869E8"/>
    <w:rsid w:val="00686A1E"/>
    <w:rsid w:val="0068727E"/>
    <w:rsid w:val="006879FD"/>
    <w:rsid w:val="00687A10"/>
    <w:rsid w:val="00687A46"/>
    <w:rsid w:val="00690ADC"/>
    <w:rsid w:val="0069246F"/>
    <w:rsid w:val="006927C5"/>
    <w:rsid w:val="00692A9B"/>
    <w:rsid w:val="00692AC2"/>
    <w:rsid w:val="006940DA"/>
    <w:rsid w:val="006947ED"/>
    <w:rsid w:val="0069513C"/>
    <w:rsid w:val="0069553A"/>
    <w:rsid w:val="006963C5"/>
    <w:rsid w:val="0069643E"/>
    <w:rsid w:val="00696FC4"/>
    <w:rsid w:val="006977A0"/>
    <w:rsid w:val="006A005E"/>
    <w:rsid w:val="006A006C"/>
    <w:rsid w:val="006A1DA1"/>
    <w:rsid w:val="006A1E99"/>
    <w:rsid w:val="006A285C"/>
    <w:rsid w:val="006A31E0"/>
    <w:rsid w:val="006A4625"/>
    <w:rsid w:val="006A514E"/>
    <w:rsid w:val="006A520C"/>
    <w:rsid w:val="006A5265"/>
    <w:rsid w:val="006A55FF"/>
    <w:rsid w:val="006A5DB3"/>
    <w:rsid w:val="006A63D8"/>
    <w:rsid w:val="006A683A"/>
    <w:rsid w:val="006A6A7C"/>
    <w:rsid w:val="006A6DB3"/>
    <w:rsid w:val="006A6EF1"/>
    <w:rsid w:val="006A7761"/>
    <w:rsid w:val="006A7C24"/>
    <w:rsid w:val="006B004C"/>
    <w:rsid w:val="006B0619"/>
    <w:rsid w:val="006B1074"/>
    <w:rsid w:val="006B130D"/>
    <w:rsid w:val="006B1F77"/>
    <w:rsid w:val="006B2166"/>
    <w:rsid w:val="006B24EC"/>
    <w:rsid w:val="006B2DCC"/>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2EC4"/>
    <w:rsid w:val="006C34F4"/>
    <w:rsid w:val="006C375D"/>
    <w:rsid w:val="006C3772"/>
    <w:rsid w:val="006C3D9F"/>
    <w:rsid w:val="006C41CC"/>
    <w:rsid w:val="006C46C5"/>
    <w:rsid w:val="006C5015"/>
    <w:rsid w:val="006C55B8"/>
    <w:rsid w:val="006C6062"/>
    <w:rsid w:val="006C669D"/>
    <w:rsid w:val="006C74C1"/>
    <w:rsid w:val="006C795A"/>
    <w:rsid w:val="006D0A9D"/>
    <w:rsid w:val="006D1177"/>
    <w:rsid w:val="006D11E7"/>
    <w:rsid w:val="006D2CA8"/>
    <w:rsid w:val="006D2F8C"/>
    <w:rsid w:val="006D3115"/>
    <w:rsid w:val="006D4E8E"/>
    <w:rsid w:val="006D4EE4"/>
    <w:rsid w:val="006D5394"/>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458E"/>
    <w:rsid w:val="006E5C76"/>
    <w:rsid w:val="006E608A"/>
    <w:rsid w:val="006E6143"/>
    <w:rsid w:val="006E62DF"/>
    <w:rsid w:val="006E6974"/>
    <w:rsid w:val="006E6CFE"/>
    <w:rsid w:val="006E719D"/>
    <w:rsid w:val="006E73D3"/>
    <w:rsid w:val="006E75B2"/>
    <w:rsid w:val="006E7CC9"/>
    <w:rsid w:val="006F131B"/>
    <w:rsid w:val="006F1320"/>
    <w:rsid w:val="006F1C32"/>
    <w:rsid w:val="006F20C4"/>
    <w:rsid w:val="006F2BE0"/>
    <w:rsid w:val="006F3722"/>
    <w:rsid w:val="006F39FF"/>
    <w:rsid w:val="006F3AB9"/>
    <w:rsid w:val="006F52E0"/>
    <w:rsid w:val="006F59DA"/>
    <w:rsid w:val="006F6CE7"/>
    <w:rsid w:val="006F6F51"/>
    <w:rsid w:val="0070023C"/>
    <w:rsid w:val="007004E8"/>
    <w:rsid w:val="00700C1A"/>
    <w:rsid w:val="00703080"/>
    <w:rsid w:val="007035D5"/>
    <w:rsid w:val="00703B51"/>
    <w:rsid w:val="00703B8E"/>
    <w:rsid w:val="00703FA2"/>
    <w:rsid w:val="0070588A"/>
    <w:rsid w:val="007058D1"/>
    <w:rsid w:val="0070695B"/>
    <w:rsid w:val="007069AF"/>
    <w:rsid w:val="00706A9F"/>
    <w:rsid w:val="0070763D"/>
    <w:rsid w:val="00707A8B"/>
    <w:rsid w:val="0071056B"/>
    <w:rsid w:val="00710696"/>
    <w:rsid w:val="00710C92"/>
    <w:rsid w:val="0071232A"/>
    <w:rsid w:val="007125EE"/>
    <w:rsid w:val="00712B62"/>
    <w:rsid w:val="00713678"/>
    <w:rsid w:val="00713D65"/>
    <w:rsid w:val="00713E9F"/>
    <w:rsid w:val="0071401E"/>
    <w:rsid w:val="00714CDC"/>
    <w:rsid w:val="007150D3"/>
    <w:rsid w:val="00720328"/>
    <w:rsid w:val="00720461"/>
    <w:rsid w:val="00720AE9"/>
    <w:rsid w:val="00721325"/>
    <w:rsid w:val="0072219A"/>
    <w:rsid w:val="007222F1"/>
    <w:rsid w:val="00722411"/>
    <w:rsid w:val="00723276"/>
    <w:rsid w:val="00723D27"/>
    <w:rsid w:val="00724B86"/>
    <w:rsid w:val="00725BC8"/>
    <w:rsid w:val="00726060"/>
    <w:rsid w:val="007268FA"/>
    <w:rsid w:val="00727FFA"/>
    <w:rsid w:val="00730115"/>
    <w:rsid w:val="00730323"/>
    <w:rsid w:val="007307C7"/>
    <w:rsid w:val="00731ACE"/>
    <w:rsid w:val="00731D41"/>
    <w:rsid w:val="00732413"/>
    <w:rsid w:val="00732680"/>
    <w:rsid w:val="00732A1E"/>
    <w:rsid w:val="00732F6C"/>
    <w:rsid w:val="00733109"/>
    <w:rsid w:val="00733539"/>
    <w:rsid w:val="00733CFC"/>
    <w:rsid w:val="0073436A"/>
    <w:rsid w:val="0073444E"/>
    <w:rsid w:val="00734640"/>
    <w:rsid w:val="007358B5"/>
    <w:rsid w:val="00736355"/>
    <w:rsid w:val="00736394"/>
    <w:rsid w:val="00736728"/>
    <w:rsid w:val="00740D85"/>
    <w:rsid w:val="0074105C"/>
    <w:rsid w:val="00741173"/>
    <w:rsid w:val="00741414"/>
    <w:rsid w:val="007418B8"/>
    <w:rsid w:val="0074196E"/>
    <w:rsid w:val="00742666"/>
    <w:rsid w:val="00742D24"/>
    <w:rsid w:val="00742DC0"/>
    <w:rsid w:val="007430EC"/>
    <w:rsid w:val="007451D7"/>
    <w:rsid w:val="007455DA"/>
    <w:rsid w:val="007457C3"/>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AD3"/>
    <w:rsid w:val="007570E2"/>
    <w:rsid w:val="0075755C"/>
    <w:rsid w:val="00760101"/>
    <w:rsid w:val="00760194"/>
    <w:rsid w:val="00760326"/>
    <w:rsid w:val="007610E4"/>
    <w:rsid w:val="00761683"/>
    <w:rsid w:val="0076173E"/>
    <w:rsid w:val="00761CCB"/>
    <w:rsid w:val="0076260E"/>
    <w:rsid w:val="00762B64"/>
    <w:rsid w:val="00762DF0"/>
    <w:rsid w:val="00763477"/>
    <w:rsid w:val="00763650"/>
    <w:rsid w:val="00764440"/>
    <w:rsid w:val="00764DC8"/>
    <w:rsid w:val="00765B0A"/>
    <w:rsid w:val="00766328"/>
    <w:rsid w:val="00770315"/>
    <w:rsid w:val="0077082F"/>
    <w:rsid w:val="007719B1"/>
    <w:rsid w:val="00772037"/>
    <w:rsid w:val="00773829"/>
    <w:rsid w:val="00773B8D"/>
    <w:rsid w:val="0077466B"/>
    <w:rsid w:val="00774A7B"/>
    <w:rsid w:val="00775142"/>
    <w:rsid w:val="00776F99"/>
    <w:rsid w:val="007774B3"/>
    <w:rsid w:val="00780FF0"/>
    <w:rsid w:val="007812C1"/>
    <w:rsid w:val="00781B35"/>
    <w:rsid w:val="00782347"/>
    <w:rsid w:val="007823D6"/>
    <w:rsid w:val="00782F07"/>
    <w:rsid w:val="00783AA8"/>
    <w:rsid w:val="0078583B"/>
    <w:rsid w:val="0078616A"/>
    <w:rsid w:val="007865C6"/>
    <w:rsid w:val="00787FF5"/>
    <w:rsid w:val="007906D7"/>
    <w:rsid w:val="0079150E"/>
    <w:rsid w:val="00792053"/>
    <w:rsid w:val="007930B9"/>
    <w:rsid w:val="007932A2"/>
    <w:rsid w:val="007947EB"/>
    <w:rsid w:val="0079558A"/>
    <w:rsid w:val="007955F3"/>
    <w:rsid w:val="00796AE6"/>
    <w:rsid w:val="00797A02"/>
    <w:rsid w:val="007A03E6"/>
    <w:rsid w:val="007A0CB7"/>
    <w:rsid w:val="007A1C48"/>
    <w:rsid w:val="007A27D7"/>
    <w:rsid w:val="007A2A6D"/>
    <w:rsid w:val="007A2B35"/>
    <w:rsid w:val="007A2B9F"/>
    <w:rsid w:val="007A3611"/>
    <w:rsid w:val="007A4CD0"/>
    <w:rsid w:val="007A511A"/>
    <w:rsid w:val="007A60CF"/>
    <w:rsid w:val="007A6652"/>
    <w:rsid w:val="007A7078"/>
    <w:rsid w:val="007B1C94"/>
    <w:rsid w:val="007B280C"/>
    <w:rsid w:val="007B2C80"/>
    <w:rsid w:val="007B2FFB"/>
    <w:rsid w:val="007B3446"/>
    <w:rsid w:val="007B3774"/>
    <w:rsid w:val="007B3BA7"/>
    <w:rsid w:val="007B434F"/>
    <w:rsid w:val="007B4D55"/>
    <w:rsid w:val="007B52D4"/>
    <w:rsid w:val="007B5D78"/>
    <w:rsid w:val="007B66C5"/>
    <w:rsid w:val="007B7030"/>
    <w:rsid w:val="007B7A6B"/>
    <w:rsid w:val="007B7CC9"/>
    <w:rsid w:val="007C05E6"/>
    <w:rsid w:val="007C1898"/>
    <w:rsid w:val="007C1973"/>
    <w:rsid w:val="007C2674"/>
    <w:rsid w:val="007C4317"/>
    <w:rsid w:val="007C44E1"/>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4430"/>
    <w:rsid w:val="007D4D4D"/>
    <w:rsid w:val="007D5325"/>
    <w:rsid w:val="007D5868"/>
    <w:rsid w:val="007D730F"/>
    <w:rsid w:val="007E03BC"/>
    <w:rsid w:val="007E073F"/>
    <w:rsid w:val="007E0967"/>
    <w:rsid w:val="007E09F7"/>
    <w:rsid w:val="007E0A19"/>
    <w:rsid w:val="007E0C0E"/>
    <w:rsid w:val="007E0EE0"/>
    <w:rsid w:val="007E17B2"/>
    <w:rsid w:val="007E20F3"/>
    <w:rsid w:val="007E291A"/>
    <w:rsid w:val="007E471D"/>
    <w:rsid w:val="007E49D8"/>
    <w:rsid w:val="007E509E"/>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6652"/>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3B1D"/>
    <w:rsid w:val="008042A9"/>
    <w:rsid w:val="00804645"/>
    <w:rsid w:val="0080527E"/>
    <w:rsid w:val="008058C6"/>
    <w:rsid w:val="00805DB4"/>
    <w:rsid w:val="00810299"/>
    <w:rsid w:val="00810FF6"/>
    <w:rsid w:val="008115C7"/>
    <w:rsid w:val="00811807"/>
    <w:rsid w:val="00811B81"/>
    <w:rsid w:val="00811E91"/>
    <w:rsid w:val="0081358F"/>
    <w:rsid w:val="0081382D"/>
    <w:rsid w:val="00814457"/>
    <w:rsid w:val="008151B7"/>
    <w:rsid w:val="00815257"/>
    <w:rsid w:val="00815D38"/>
    <w:rsid w:val="00816B9C"/>
    <w:rsid w:val="008174D7"/>
    <w:rsid w:val="00821829"/>
    <w:rsid w:val="00821E4D"/>
    <w:rsid w:val="0082228E"/>
    <w:rsid w:val="00824150"/>
    <w:rsid w:val="00824920"/>
    <w:rsid w:val="00827419"/>
    <w:rsid w:val="0083074B"/>
    <w:rsid w:val="0083117F"/>
    <w:rsid w:val="00831ECC"/>
    <w:rsid w:val="008326DC"/>
    <w:rsid w:val="00832EE6"/>
    <w:rsid w:val="00833044"/>
    <w:rsid w:val="00833234"/>
    <w:rsid w:val="00834001"/>
    <w:rsid w:val="00834DF4"/>
    <w:rsid w:val="00834E59"/>
    <w:rsid w:val="00835C40"/>
    <w:rsid w:val="008364BC"/>
    <w:rsid w:val="008376DE"/>
    <w:rsid w:val="008379ED"/>
    <w:rsid w:val="00837C3C"/>
    <w:rsid w:val="00842D1F"/>
    <w:rsid w:val="00843671"/>
    <w:rsid w:val="00843885"/>
    <w:rsid w:val="008438A3"/>
    <w:rsid w:val="008443C0"/>
    <w:rsid w:val="00844C01"/>
    <w:rsid w:val="00844EA0"/>
    <w:rsid w:val="008450EE"/>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524E"/>
    <w:rsid w:val="00855591"/>
    <w:rsid w:val="0085715B"/>
    <w:rsid w:val="0085729E"/>
    <w:rsid w:val="00857980"/>
    <w:rsid w:val="00857A64"/>
    <w:rsid w:val="008605A2"/>
    <w:rsid w:val="00861077"/>
    <w:rsid w:val="008610F2"/>
    <w:rsid w:val="00861509"/>
    <w:rsid w:val="00861D60"/>
    <w:rsid w:val="00862AF1"/>
    <w:rsid w:val="00864626"/>
    <w:rsid w:val="00864F4E"/>
    <w:rsid w:val="00865767"/>
    <w:rsid w:val="008658B5"/>
    <w:rsid w:val="008658EA"/>
    <w:rsid w:val="00865F07"/>
    <w:rsid w:val="0086655A"/>
    <w:rsid w:val="008702DD"/>
    <w:rsid w:val="008707A2"/>
    <w:rsid w:val="00871057"/>
    <w:rsid w:val="008715E6"/>
    <w:rsid w:val="00871B28"/>
    <w:rsid w:val="00873094"/>
    <w:rsid w:val="008730FC"/>
    <w:rsid w:val="00873597"/>
    <w:rsid w:val="0087389A"/>
    <w:rsid w:val="0087404C"/>
    <w:rsid w:val="00875FCE"/>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46CB"/>
    <w:rsid w:val="00884785"/>
    <w:rsid w:val="00884E56"/>
    <w:rsid w:val="00884FC4"/>
    <w:rsid w:val="0088698E"/>
    <w:rsid w:val="00886A70"/>
    <w:rsid w:val="00887742"/>
    <w:rsid w:val="00887EC0"/>
    <w:rsid w:val="008905D5"/>
    <w:rsid w:val="00890DD9"/>
    <w:rsid w:val="00890E9C"/>
    <w:rsid w:val="008916DF"/>
    <w:rsid w:val="00891A89"/>
    <w:rsid w:val="00891F4B"/>
    <w:rsid w:val="00892102"/>
    <w:rsid w:val="00892A39"/>
    <w:rsid w:val="00892D67"/>
    <w:rsid w:val="00892FF4"/>
    <w:rsid w:val="00893B89"/>
    <w:rsid w:val="00893B92"/>
    <w:rsid w:val="00893C08"/>
    <w:rsid w:val="00895C2A"/>
    <w:rsid w:val="00895CC8"/>
    <w:rsid w:val="00895F29"/>
    <w:rsid w:val="0089601E"/>
    <w:rsid w:val="0089681E"/>
    <w:rsid w:val="008970DA"/>
    <w:rsid w:val="00897471"/>
    <w:rsid w:val="00897841"/>
    <w:rsid w:val="00897B00"/>
    <w:rsid w:val="008A0B71"/>
    <w:rsid w:val="008A1693"/>
    <w:rsid w:val="008A356E"/>
    <w:rsid w:val="008A37EC"/>
    <w:rsid w:val="008A3AD8"/>
    <w:rsid w:val="008A3D12"/>
    <w:rsid w:val="008A4114"/>
    <w:rsid w:val="008A43C8"/>
    <w:rsid w:val="008A4513"/>
    <w:rsid w:val="008A4F4C"/>
    <w:rsid w:val="008A60FD"/>
    <w:rsid w:val="008A6FB1"/>
    <w:rsid w:val="008B060F"/>
    <w:rsid w:val="008B0ABE"/>
    <w:rsid w:val="008B150E"/>
    <w:rsid w:val="008B2508"/>
    <w:rsid w:val="008B2EA1"/>
    <w:rsid w:val="008B410E"/>
    <w:rsid w:val="008B4115"/>
    <w:rsid w:val="008B4877"/>
    <w:rsid w:val="008B5388"/>
    <w:rsid w:val="008B6B46"/>
    <w:rsid w:val="008B78E7"/>
    <w:rsid w:val="008B7DEC"/>
    <w:rsid w:val="008B7F93"/>
    <w:rsid w:val="008C0BEB"/>
    <w:rsid w:val="008C2C52"/>
    <w:rsid w:val="008C379C"/>
    <w:rsid w:val="008C3C8A"/>
    <w:rsid w:val="008C4061"/>
    <w:rsid w:val="008C4A8B"/>
    <w:rsid w:val="008C5164"/>
    <w:rsid w:val="008C6566"/>
    <w:rsid w:val="008C672F"/>
    <w:rsid w:val="008C6844"/>
    <w:rsid w:val="008C6D40"/>
    <w:rsid w:val="008D0238"/>
    <w:rsid w:val="008D1274"/>
    <w:rsid w:val="008D14C6"/>
    <w:rsid w:val="008D2848"/>
    <w:rsid w:val="008D4172"/>
    <w:rsid w:val="008D49DC"/>
    <w:rsid w:val="008D50F2"/>
    <w:rsid w:val="008D573A"/>
    <w:rsid w:val="008D5D82"/>
    <w:rsid w:val="008D6548"/>
    <w:rsid w:val="008D72B3"/>
    <w:rsid w:val="008D744E"/>
    <w:rsid w:val="008D7563"/>
    <w:rsid w:val="008D7625"/>
    <w:rsid w:val="008E0634"/>
    <w:rsid w:val="008E1687"/>
    <w:rsid w:val="008E220C"/>
    <w:rsid w:val="008E4658"/>
    <w:rsid w:val="008E5049"/>
    <w:rsid w:val="008E510D"/>
    <w:rsid w:val="008E604D"/>
    <w:rsid w:val="008E605E"/>
    <w:rsid w:val="008E6CCC"/>
    <w:rsid w:val="008E7130"/>
    <w:rsid w:val="008E7CE9"/>
    <w:rsid w:val="008F1321"/>
    <w:rsid w:val="008F1C46"/>
    <w:rsid w:val="008F3071"/>
    <w:rsid w:val="008F377E"/>
    <w:rsid w:val="008F437A"/>
    <w:rsid w:val="008F5688"/>
    <w:rsid w:val="008F5D02"/>
    <w:rsid w:val="008F6085"/>
    <w:rsid w:val="008F7D51"/>
    <w:rsid w:val="00902651"/>
    <w:rsid w:val="00903304"/>
    <w:rsid w:val="009033C5"/>
    <w:rsid w:val="00904912"/>
    <w:rsid w:val="00904BC4"/>
    <w:rsid w:val="00905708"/>
    <w:rsid w:val="00910098"/>
    <w:rsid w:val="009100AB"/>
    <w:rsid w:val="0091024E"/>
    <w:rsid w:val="009103EF"/>
    <w:rsid w:val="00910425"/>
    <w:rsid w:val="00910FF7"/>
    <w:rsid w:val="00912C53"/>
    <w:rsid w:val="00912CC0"/>
    <w:rsid w:val="009136CB"/>
    <w:rsid w:val="00913B12"/>
    <w:rsid w:val="00914379"/>
    <w:rsid w:val="00914DB8"/>
    <w:rsid w:val="00915B71"/>
    <w:rsid w:val="0091654E"/>
    <w:rsid w:val="00917302"/>
    <w:rsid w:val="00920055"/>
    <w:rsid w:val="00921356"/>
    <w:rsid w:val="009216CC"/>
    <w:rsid w:val="009219A2"/>
    <w:rsid w:val="00922F76"/>
    <w:rsid w:val="009243B2"/>
    <w:rsid w:val="00924A2D"/>
    <w:rsid w:val="00924EAC"/>
    <w:rsid w:val="00925ED8"/>
    <w:rsid w:val="009261DD"/>
    <w:rsid w:val="00926AF9"/>
    <w:rsid w:val="0093138B"/>
    <w:rsid w:val="00931496"/>
    <w:rsid w:val="00931F30"/>
    <w:rsid w:val="00932640"/>
    <w:rsid w:val="009330A1"/>
    <w:rsid w:val="009330A7"/>
    <w:rsid w:val="009336B4"/>
    <w:rsid w:val="00933F0E"/>
    <w:rsid w:val="00934FED"/>
    <w:rsid w:val="00936008"/>
    <w:rsid w:val="00937122"/>
    <w:rsid w:val="00937A4A"/>
    <w:rsid w:val="00940229"/>
    <w:rsid w:val="00941523"/>
    <w:rsid w:val="00941DF8"/>
    <w:rsid w:val="0094215F"/>
    <w:rsid w:val="0094267B"/>
    <w:rsid w:val="009427D0"/>
    <w:rsid w:val="00943BBF"/>
    <w:rsid w:val="00944153"/>
    <w:rsid w:val="009443F4"/>
    <w:rsid w:val="00944DF7"/>
    <w:rsid w:val="0094541B"/>
    <w:rsid w:val="00945745"/>
    <w:rsid w:val="00945757"/>
    <w:rsid w:val="00945FA0"/>
    <w:rsid w:val="00946B5F"/>
    <w:rsid w:val="00947218"/>
    <w:rsid w:val="00950380"/>
    <w:rsid w:val="00950770"/>
    <w:rsid w:val="009508D6"/>
    <w:rsid w:val="00950FB1"/>
    <w:rsid w:val="009517E3"/>
    <w:rsid w:val="00951E08"/>
    <w:rsid w:val="009521D9"/>
    <w:rsid w:val="009524C7"/>
    <w:rsid w:val="0095266C"/>
    <w:rsid w:val="00952CC6"/>
    <w:rsid w:val="009547BA"/>
    <w:rsid w:val="00955026"/>
    <w:rsid w:val="00955061"/>
    <w:rsid w:val="0095515A"/>
    <w:rsid w:val="00955250"/>
    <w:rsid w:val="009556E6"/>
    <w:rsid w:val="00955CBE"/>
    <w:rsid w:val="009569F2"/>
    <w:rsid w:val="00956B72"/>
    <w:rsid w:val="00957080"/>
    <w:rsid w:val="0095792B"/>
    <w:rsid w:val="0095793A"/>
    <w:rsid w:val="009579F4"/>
    <w:rsid w:val="00960282"/>
    <w:rsid w:val="0096142D"/>
    <w:rsid w:val="009617E7"/>
    <w:rsid w:val="009621B4"/>
    <w:rsid w:val="00962243"/>
    <w:rsid w:val="009634FD"/>
    <w:rsid w:val="009649AB"/>
    <w:rsid w:val="00964AB8"/>
    <w:rsid w:val="009653A3"/>
    <w:rsid w:val="00966C72"/>
    <w:rsid w:val="00967C59"/>
    <w:rsid w:val="00967F0E"/>
    <w:rsid w:val="009704D4"/>
    <w:rsid w:val="00970527"/>
    <w:rsid w:val="00970F98"/>
    <w:rsid w:val="009715B0"/>
    <w:rsid w:val="00971908"/>
    <w:rsid w:val="00971E84"/>
    <w:rsid w:val="00972021"/>
    <w:rsid w:val="00972373"/>
    <w:rsid w:val="00973360"/>
    <w:rsid w:val="00973C09"/>
    <w:rsid w:val="0097409C"/>
    <w:rsid w:val="00974598"/>
    <w:rsid w:val="009748EC"/>
    <w:rsid w:val="00974AA0"/>
    <w:rsid w:val="00974BD0"/>
    <w:rsid w:val="00974BE4"/>
    <w:rsid w:val="00980795"/>
    <w:rsid w:val="0098115D"/>
    <w:rsid w:val="00981376"/>
    <w:rsid w:val="009821C2"/>
    <w:rsid w:val="00982C14"/>
    <w:rsid w:val="00982DE0"/>
    <w:rsid w:val="0098331F"/>
    <w:rsid w:val="009833AC"/>
    <w:rsid w:val="00983F9F"/>
    <w:rsid w:val="0098446E"/>
    <w:rsid w:val="009844A3"/>
    <w:rsid w:val="00984AB8"/>
    <w:rsid w:val="00986E50"/>
    <w:rsid w:val="00987591"/>
    <w:rsid w:val="00987854"/>
    <w:rsid w:val="009906F1"/>
    <w:rsid w:val="009907DA"/>
    <w:rsid w:val="00990E5C"/>
    <w:rsid w:val="00991423"/>
    <w:rsid w:val="00993019"/>
    <w:rsid w:val="009933AB"/>
    <w:rsid w:val="00993521"/>
    <w:rsid w:val="00994232"/>
    <w:rsid w:val="00994F03"/>
    <w:rsid w:val="00995180"/>
    <w:rsid w:val="009951DC"/>
    <w:rsid w:val="00995778"/>
    <w:rsid w:val="00995AD7"/>
    <w:rsid w:val="00995FDC"/>
    <w:rsid w:val="009979DB"/>
    <w:rsid w:val="00997A83"/>
    <w:rsid w:val="00997D46"/>
    <w:rsid w:val="009A04C9"/>
    <w:rsid w:val="009A0D46"/>
    <w:rsid w:val="009A1454"/>
    <w:rsid w:val="009A184B"/>
    <w:rsid w:val="009A19D6"/>
    <w:rsid w:val="009A24E0"/>
    <w:rsid w:val="009A2642"/>
    <w:rsid w:val="009A2668"/>
    <w:rsid w:val="009A279D"/>
    <w:rsid w:val="009A3806"/>
    <w:rsid w:val="009A39DC"/>
    <w:rsid w:val="009A3CB0"/>
    <w:rsid w:val="009A40DD"/>
    <w:rsid w:val="009A4D5D"/>
    <w:rsid w:val="009A7BB4"/>
    <w:rsid w:val="009B06BE"/>
    <w:rsid w:val="009B0E61"/>
    <w:rsid w:val="009B211B"/>
    <w:rsid w:val="009B25E0"/>
    <w:rsid w:val="009B2F90"/>
    <w:rsid w:val="009B451E"/>
    <w:rsid w:val="009B4A64"/>
    <w:rsid w:val="009B5503"/>
    <w:rsid w:val="009B5A2A"/>
    <w:rsid w:val="009B5FE3"/>
    <w:rsid w:val="009B6F58"/>
    <w:rsid w:val="009B72F3"/>
    <w:rsid w:val="009B77FB"/>
    <w:rsid w:val="009B7C79"/>
    <w:rsid w:val="009B7D79"/>
    <w:rsid w:val="009C149A"/>
    <w:rsid w:val="009C1F10"/>
    <w:rsid w:val="009C22CC"/>
    <w:rsid w:val="009C2461"/>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0A8"/>
    <w:rsid w:val="009D38B8"/>
    <w:rsid w:val="009D4A03"/>
    <w:rsid w:val="009D5034"/>
    <w:rsid w:val="009D7472"/>
    <w:rsid w:val="009D7502"/>
    <w:rsid w:val="009D7BA2"/>
    <w:rsid w:val="009D7C7F"/>
    <w:rsid w:val="009E09D4"/>
    <w:rsid w:val="009E09F8"/>
    <w:rsid w:val="009E0D27"/>
    <w:rsid w:val="009E0E90"/>
    <w:rsid w:val="009E0EB4"/>
    <w:rsid w:val="009E1256"/>
    <w:rsid w:val="009E1EF8"/>
    <w:rsid w:val="009E27CA"/>
    <w:rsid w:val="009E400B"/>
    <w:rsid w:val="009E4745"/>
    <w:rsid w:val="009E4B24"/>
    <w:rsid w:val="009E505B"/>
    <w:rsid w:val="009E514F"/>
    <w:rsid w:val="009E5407"/>
    <w:rsid w:val="009E5DEF"/>
    <w:rsid w:val="009E60E3"/>
    <w:rsid w:val="009E624A"/>
    <w:rsid w:val="009E6540"/>
    <w:rsid w:val="009E7643"/>
    <w:rsid w:val="009F0E68"/>
    <w:rsid w:val="009F1278"/>
    <w:rsid w:val="009F17E8"/>
    <w:rsid w:val="009F244B"/>
    <w:rsid w:val="009F26C5"/>
    <w:rsid w:val="009F31C2"/>
    <w:rsid w:val="009F33C7"/>
    <w:rsid w:val="009F4294"/>
    <w:rsid w:val="009F542F"/>
    <w:rsid w:val="00A01667"/>
    <w:rsid w:val="00A01DE5"/>
    <w:rsid w:val="00A025CB"/>
    <w:rsid w:val="00A04D69"/>
    <w:rsid w:val="00A0573C"/>
    <w:rsid w:val="00A05BF3"/>
    <w:rsid w:val="00A05FAE"/>
    <w:rsid w:val="00A06540"/>
    <w:rsid w:val="00A06C8E"/>
    <w:rsid w:val="00A103A4"/>
    <w:rsid w:val="00A10762"/>
    <w:rsid w:val="00A10FDC"/>
    <w:rsid w:val="00A113F5"/>
    <w:rsid w:val="00A11653"/>
    <w:rsid w:val="00A11F38"/>
    <w:rsid w:val="00A136CD"/>
    <w:rsid w:val="00A138FF"/>
    <w:rsid w:val="00A13D67"/>
    <w:rsid w:val="00A14304"/>
    <w:rsid w:val="00A1783E"/>
    <w:rsid w:val="00A178B9"/>
    <w:rsid w:val="00A17F1C"/>
    <w:rsid w:val="00A20769"/>
    <w:rsid w:val="00A22265"/>
    <w:rsid w:val="00A22F79"/>
    <w:rsid w:val="00A248F5"/>
    <w:rsid w:val="00A24BB3"/>
    <w:rsid w:val="00A250C0"/>
    <w:rsid w:val="00A2678C"/>
    <w:rsid w:val="00A26F93"/>
    <w:rsid w:val="00A27181"/>
    <w:rsid w:val="00A3029A"/>
    <w:rsid w:val="00A3076E"/>
    <w:rsid w:val="00A3096D"/>
    <w:rsid w:val="00A31592"/>
    <w:rsid w:val="00A315A1"/>
    <w:rsid w:val="00A322B5"/>
    <w:rsid w:val="00A326BE"/>
    <w:rsid w:val="00A32AA1"/>
    <w:rsid w:val="00A32B1E"/>
    <w:rsid w:val="00A32E34"/>
    <w:rsid w:val="00A34308"/>
    <w:rsid w:val="00A346C6"/>
    <w:rsid w:val="00A34EB1"/>
    <w:rsid w:val="00A35122"/>
    <w:rsid w:val="00A37460"/>
    <w:rsid w:val="00A379D3"/>
    <w:rsid w:val="00A40C0E"/>
    <w:rsid w:val="00A4150B"/>
    <w:rsid w:val="00A430D3"/>
    <w:rsid w:val="00A43237"/>
    <w:rsid w:val="00A43391"/>
    <w:rsid w:val="00A43FE6"/>
    <w:rsid w:val="00A46D64"/>
    <w:rsid w:val="00A504D0"/>
    <w:rsid w:val="00A50697"/>
    <w:rsid w:val="00A50ED9"/>
    <w:rsid w:val="00A51561"/>
    <w:rsid w:val="00A52EA4"/>
    <w:rsid w:val="00A53457"/>
    <w:rsid w:val="00A53842"/>
    <w:rsid w:val="00A53CB4"/>
    <w:rsid w:val="00A53F08"/>
    <w:rsid w:val="00A54450"/>
    <w:rsid w:val="00A54649"/>
    <w:rsid w:val="00A551EA"/>
    <w:rsid w:val="00A55779"/>
    <w:rsid w:val="00A56859"/>
    <w:rsid w:val="00A5737A"/>
    <w:rsid w:val="00A57931"/>
    <w:rsid w:val="00A600F8"/>
    <w:rsid w:val="00A633FB"/>
    <w:rsid w:val="00A63502"/>
    <w:rsid w:val="00A64106"/>
    <w:rsid w:val="00A6463F"/>
    <w:rsid w:val="00A65361"/>
    <w:rsid w:val="00A654A9"/>
    <w:rsid w:val="00A654B7"/>
    <w:rsid w:val="00A655D1"/>
    <w:rsid w:val="00A65A7B"/>
    <w:rsid w:val="00A65F0D"/>
    <w:rsid w:val="00A66014"/>
    <w:rsid w:val="00A662C8"/>
    <w:rsid w:val="00A6648D"/>
    <w:rsid w:val="00A66889"/>
    <w:rsid w:val="00A673A6"/>
    <w:rsid w:val="00A675A6"/>
    <w:rsid w:val="00A67F13"/>
    <w:rsid w:val="00A7000B"/>
    <w:rsid w:val="00A70230"/>
    <w:rsid w:val="00A704F1"/>
    <w:rsid w:val="00A70AFF"/>
    <w:rsid w:val="00A715A5"/>
    <w:rsid w:val="00A715B6"/>
    <w:rsid w:val="00A715E2"/>
    <w:rsid w:val="00A716C8"/>
    <w:rsid w:val="00A71BAA"/>
    <w:rsid w:val="00A72859"/>
    <w:rsid w:val="00A72946"/>
    <w:rsid w:val="00A72CA5"/>
    <w:rsid w:val="00A73AEE"/>
    <w:rsid w:val="00A73C49"/>
    <w:rsid w:val="00A74E0F"/>
    <w:rsid w:val="00A7509E"/>
    <w:rsid w:val="00A752A2"/>
    <w:rsid w:val="00A75A15"/>
    <w:rsid w:val="00A76750"/>
    <w:rsid w:val="00A76A73"/>
    <w:rsid w:val="00A7751D"/>
    <w:rsid w:val="00A80657"/>
    <w:rsid w:val="00A81DE6"/>
    <w:rsid w:val="00A81DFF"/>
    <w:rsid w:val="00A823F5"/>
    <w:rsid w:val="00A83056"/>
    <w:rsid w:val="00A8342F"/>
    <w:rsid w:val="00A837CD"/>
    <w:rsid w:val="00A83C8C"/>
    <w:rsid w:val="00A83D29"/>
    <w:rsid w:val="00A8437A"/>
    <w:rsid w:val="00A84A32"/>
    <w:rsid w:val="00A84F6E"/>
    <w:rsid w:val="00A85299"/>
    <w:rsid w:val="00A86729"/>
    <w:rsid w:val="00A86E87"/>
    <w:rsid w:val="00A9054D"/>
    <w:rsid w:val="00A90633"/>
    <w:rsid w:val="00A90CF3"/>
    <w:rsid w:val="00A90E22"/>
    <w:rsid w:val="00A913C5"/>
    <w:rsid w:val="00A915BC"/>
    <w:rsid w:val="00A9233D"/>
    <w:rsid w:val="00A92BA8"/>
    <w:rsid w:val="00A92E74"/>
    <w:rsid w:val="00A932FB"/>
    <w:rsid w:val="00A96426"/>
    <w:rsid w:val="00A97DA5"/>
    <w:rsid w:val="00A97E6E"/>
    <w:rsid w:val="00AA098A"/>
    <w:rsid w:val="00AA0DED"/>
    <w:rsid w:val="00AA101D"/>
    <w:rsid w:val="00AA1531"/>
    <w:rsid w:val="00AA1DDE"/>
    <w:rsid w:val="00AA34E1"/>
    <w:rsid w:val="00AA436F"/>
    <w:rsid w:val="00AA4B63"/>
    <w:rsid w:val="00AA4F91"/>
    <w:rsid w:val="00AA610F"/>
    <w:rsid w:val="00AA63B1"/>
    <w:rsid w:val="00AA6A7D"/>
    <w:rsid w:val="00AA6B5A"/>
    <w:rsid w:val="00AA6FA3"/>
    <w:rsid w:val="00AA7761"/>
    <w:rsid w:val="00AA7C7E"/>
    <w:rsid w:val="00AA7FF0"/>
    <w:rsid w:val="00AB0093"/>
    <w:rsid w:val="00AB009B"/>
    <w:rsid w:val="00AB1B1C"/>
    <w:rsid w:val="00AB23E2"/>
    <w:rsid w:val="00AB4747"/>
    <w:rsid w:val="00AB4B98"/>
    <w:rsid w:val="00AB4D62"/>
    <w:rsid w:val="00AB4EB6"/>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94B"/>
    <w:rsid w:val="00AC2A2D"/>
    <w:rsid w:val="00AC2C19"/>
    <w:rsid w:val="00AC370A"/>
    <w:rsid w:val="00AC3719"/>
    <w:rsid w:val="00AC3BAE"/>
    <w:rsid w:val="00AC3D41"/>
    <w:rsid w:val="00AC4B4F"/>
    <w:rsid w:val="00AC508A"/>
    <w:rsid w:val="00AC52A1"/>
    <w:rsid w:val="00AC5473"/>
    <w:rsid w:val="00AC574A"/>
    <w:rsid w:val="00AC5E77"/>
    <w:rsid w:val="00AC6266"/>
    <w:rsid w:val="00AC657E"/>
    <w:rsid w:val="00AC6687"/>
    <w:rsid w:val="00AC700A"/>
    <w:rsid w:val="00AC71BC"/>
    <w:rsid w:val="00AC738C"/>
    <w:rsid w:val="00AC7A03"/>
    <w:rsid w:val="00AD004F"/>
    <w:rsid w:val="00AD08D6"/>
    <w:rsid w:val="00AD0A01"/>
    <w:rsid w:val="00AD2536"/>
    <w:rsid w:val="00AD31FB"/>
    <w:rsid w:val="00AD3A06"/>
    <w:rsid w:val="00AD3D21"/>
    <w:rsid w:val="00AD3E58"/>
    <w:rsid w:val="00AD46F5"/>
    <w:rsid w:val="00AD6A15"/>
    <w:rsid w:val="00AD7284"/>
    <w:rsid w:val="00AD7440"/>
    <w:rsid w:val="00AD7FB3"/>
    <w:rsid w:val="00AE1DC1"/>
    <w:rsid w:val="00AE2055"/>
    <w:rsid w:val="00AE2466"/>
    <w:rsid w:val="00AE2471"/>
    <w:rsid w:val="00AE3CD6"/>
    <w:rsid w:val="00AE3D12"/>
    <w:rsid w:val="00AE3E5C"/>
    <w:rsid w:val="00AE41D3"/>
    <w:rsid w:val="00AE4C52"/>
    <w:rsid w:val="00AE5277"/>
    <w:rsid w:val="00AE57B5"/>
    <w:rsid w:val="00AE5DBE"/>
    <w:rsid w:val="00AE66E5"/>
    <w:rsid w:val="00AE67B5"/>
    <w:rsid w:val="00AE6C9D"/>
    <w:rsid w:val="00AE78C4"/>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5A0A"/>
    <w:rsid w:val="00AF5F2B"/>
    <w:rsid w:val="00AF66D0"/>
    <w:rsid w:val="00AF6BB7"/>
    <w:rsid w:val="00B00125"/>
    <w:rsid w:val="00B007EA"/>
    <w:rsid w:val="00B00D21"/>
    <w:rsid w:val="00B01ABC"/>
    <w:rsid w:val="00B02289"/>
    <w:rsid w:val="00B0240B"/>
    <w:rsid w:val="00B02D22"/>
    <w:rsid w:val="00B0302D"/>
    <w:rsid w:val="00B04216"/>
    <w:rsid w:val="00B04279"/>
    <w:rsid w:val="00B04D22"/>
    <w:rsid w:val="00B050A8"/>
    <w:rsid w:val="00B0581F"/>
    <w:rsid w:val="00B062C7"/>
    <w:rsid w:val="00B06E88"/>
    <w:rsid w:val="00B07C68"/>
    <w:rsid w:val="00B10C5E"/>
    <w:rsid w:val="00B118BD"/>
    <w:rsid w:val="00B11DD1"/>
    <w:rsid w:val="00B1232E"/>
    <w:rsid w:val="00B13516"/>
    <w:rsid w:val="00B13DDA"/>
    <w:rsid w:val="00B13FD4"/>
    <w:rsid w:val="00B141B5"/>
    <w:rsid w:val="00B14867"/>
    <w:rsid w:val="00B168A3"/>
    <w:rsid w:val="00B16B54"/>
    <w:rsid w:val="00B16FBD"/>
    <w:rsid w:val="00B17419"/>
    <w:rsid w:val="00B17789"/>
    <w:rsid w:val="00B200EB"/>
    <w:rsid w:val="00B208D9"/>
    <w:rsid w:val="00B211D7"/>
    <w:rsid w:val="00B21A79"/>
    <w:rsid w:val="00B22D1F"/>
    <w:rsid w:val="00B22D41"/>
    <w:rsid w:val="00B233B5"/>
    <w:rsid w:val="00B23612"/>
    <w:rsid w:val="00B23F01"/>
    <w:rsid w:val="00B24128"/>
    <w:rsid w:val="00B24967"/>
    <w:rsid w:val="00B25116"/>
    <w:rsid w:val="00B256CF"/>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2E4"/>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BA"/>
    <w:rsid w:val="00B43378"/>
    <w:rsid w:val="00B44978"/>
    <w:rsid w:val="00B46339"/>
    <w:rsid w:val="00B475BA"/>
    <w:rsid w:val="00B50D44"/>
    <w:rsid w:val="00B50D98"/>
    <w:rsid w:val="00B51463"/>
    <w:rsid w:val="00B52947"/>
    <w:rsid w:val="00B52988"/>
    <w:rsid w:val="00B5374D"/>
    <w:rsid w:val="00B543BE"/>
    <w:rsid w:val="00B5521D"/>
    <w:rsid w:val="00B552DC"/>
    <w:rsid w:val="00B55C13"/>
    <w:rsid w:val="00B56C9A"/>
    <w:rsid w:val="00B5787A"/>
    <w:rsid w:val="00B57D97"/>
    <w:rsid w:val="00B615BB"/>
    <w:rsid w:val="00B61E80"/>
    <w:rsid w:val="00B61FB0"/>
    <w:rsid w:val="00B64B18"/>
    <w:rsid w:val="00B64BF1"/>
    <w:rsid w:val="00B65CBC"/>
    <w:rsid w:val="00B666B4"/>
    <w:rsid w:val="00B6710D"/>
    <w:rsid w:val="00B7060B"/>
    <w:rsid w:val="00B707EF"/>
    <w:rsid w:val="00B70989"/>
    <w:rsid w:val="00B70EDE"/>
    <w:rsid w:val="00B712FE"/>
    <w:rsid w:val="00B732CD"/>
    <w:rsid w:val="00B7381B"/>
    <w:rsid w:val="00B73A06"/>
    <w:rsid w:val="00B74537"/>
    <w:rsid w:val="00B74D15"/>
    <w:rsid w:val="00B74D4A"/>
    <w:rsid w:val="00B75066"/>
    <w:rsid w:val="00B75872"/>
    <w:rsid w:val="00B76AA1"/>
    <w:rsid w:val="00B76B08"/>
    <w:rsid w:val="00B76F2C"/>
    <w:rsid w:val="00B800F9"/>
    <w:rsid w:val="00B80D3E"/>
    <w:rsid w:val="00B80F0C"/>
    <w:rsid w:val="00B811D2"/>
    <w:rsid w:val="00B812D9"/>
    <w:rsid w:val="00B81608"/>
    <w:rsid w:val="00B81C80"/>
    <w:rsid w:val="00B8305C"/>
    <w:rsid w:val="00B83083"/>
    <w:rsid w:val="00B834EA"/>
    <w:rsid w:val="00B84387"/>
    <w:rsid w:val="00B84829"/>
    <w:rsid w:val="00B8520E"/>
    <w:rsid w:val="00B853A8"/>
    <w:rsid w:val="00B8576B"/>
    <w:rsid w:val="00B86868"/>
    <w:rsid w:val="00B871BC"/>
    <w:rsid w:val="00B87555"/>
    <w:rsid w:val="00B8775E"/>
    <w:rsid w:val="00B87F42"/>
    <w:rsid w:val="00B90076"/>
    <w:rsid w:val="00B900EB"/>
    <w:rsid w:val="00B9066E"/>
    <w:rsid w:val="00B90B0B"/>
    <w:rsid w:val="00B920E9"/>
    <w:rsid w:val="00B922B8"/>
    <w:rsid w:val="00B92F64"/>
    <w:rsid w:val="00B942AC"/>
    <w:rsid w:val="00B9444D"/>
    <w:rsid w:val="00B9470B"/>
    <w:rsid w:val="00B9539F"/>
    <w:rsid w:val="00B957B9"/>
    <w:rsid w:val="00B95BCF"/>
    <w:rsid w:val="00B969C7"/>
    <w:rsid w:val="00B9718E"/>
    <w:rsid w:val="00B97870"/>
    <w:rsid w:val="00B9791B"/>
    <w:rsid w:val="00B97959"/>
    <w:rsid w:val="00B97C58"/>
    <w:rsid w:val="00B97E6D"/>
    <w:rsid w:val="00BA0EC0"/>
    <w:rsid w:val="00BA1059"/>
    <w:rsid w:val="00BA23DA"/>
    <w:rsid w:val="00BA24B7"/>
    <w:rsid w:val="00BA258B"/>
    <w:rsid w:val="00BA3C9E"/>
    <w:rsid w:val="00BA3E15"/>
    <w:rsid w:val="00BA526D"/>
    <w:rsid w:val="00BA6180"/>
    <w:rsid w:val="00BA6212"/>
    <w:rsid w:val="00BA64B5"/>
    <w:rsid w:val="00BA70E9"/>
    <w:rsid w:val="00BA7B58"/>
    <w:rsid w:val="00BA7C15"/>
    <w:rsid w:val="00BB0948"/>
    <w:rsid w:val="00BB09BF"/>
    <w:rsid w:val="00BB0F2E"/>
    <w:rsid w:val="00BB128A"/>
    <w:rsid w:val="00BB1534"/>
    <w:rsid w:val="00BB253F"/>
    <w:rsid w:val="00BB25BD"/>
    <w:rsid w:val="00BB3EB9"/>
    <w:rsid w:val="00BB5B38"/>
    <w:rsid w:val="00BB7B51"/>
    <w:rsid w:val="00BB7C79"/>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9BA"/>
    <w:rsid w:val="00BD2B46"/>
    <w:rsid w:val="00BD3F86"/>
    <w:rsid w:val="00BD4576"/>
    <w:rsid w:val="00BD5093"/>
    <w:rsid w:val="00BD541C"/>
    <w:rsid w:val="00BD5680"/>
    <w:rsid w:val="00BD63E9"/>
    <w:rsid w:val="00BD76F8"/>
    <w:rsid w:val="00BD77F9"/>
    <w:rsid w:val="00BD7D19"/>
    <w:rsid w:val="00BE0376"/>
    <w:rsid w:val="00BE0491"/>
    <w:rsid w:val="00BE160F"/>
    <w:rsid w:val="00BE1E7E"/>
    <w:rsid w:val="00BE249B"/>
    <w:rsid w:val="00BE2C3E"/>
    <w:rsid w:val="00BE33B1"/>
    <w:rsid w:val="00BE366C"/>
    <w:rsid w:val="00BE3F42"/>
    <w:rsid w:val="00BE519D"/>
    <w:rsid w:val="00BE569C"/>
    <w:rsid w:val="00BE5827"/>
    <w:rsid w:val="00BE587A"/>
    <w:rsid w:val="00BE587F"/>
    <w:rsid w:val="00BE5E04"/>
    <w:rsid w:val="00BE5F27"/>
    <w:rsid w:val="00BE7222"/>
    <w:rsid w:val="00BE72C5"/>
    <w:rsid w:val="00BF074B"/>
    <w:rsid w:val="00BF1E33"/>
    <w:rsid w:val="00BF3007"/>
    <w:rsid w:val="00BF44F0"/>
    <w:rsid w:val="00BF52B4"/>
    <w:rsid w:val="00BF55BA"/>
    <w:rsid w:val="00BF566F"/>
    <w:rsid w:val="00BF5C42"/>
    <w:rsid w:val="00BF5E27"/>
    <w:rsid w:val="00BF76B3"/>
    <w:rsid w:val="00BF7DEA"/>
    <w:rsid w:val="00C0103D"/>
    <w:rsid w:val="00C011AE"/>
    <w:rsid w:val="00C014CE"/>
    <w:rsid w:val="00C0153D"/>
    <w:rsid w:val="00C02090"/>
    <w:rsid w:val="00C02389"/>
    <w:rsid w:val="00C02696"/>
    <w:rsid w:val="00C03388"/>
    <w:rsid w:val="00C07B74"/>
    <w:rsid w:val="00C07EDD"/>
    <w:rsid w:val="00C07FE4"/>
    <w:rsid w:val="00C109EF"/>
    <w:rsid w:val="00C114D7"/>
    <w:rsid w:val="00C118E5"/>
    <w:rsid w:val="00C13485"/>
    <w:rsid w:val="00C13813"/>
    <w:rsid w:val="00C13CF3"/>
    <w:rsid w:val="00C14139"/>
    <w:rsid w:val="00C161E7"/>
    <w:rsid w:val="00C16816"/>
    <w:rsid w:val="00C16AEF"/>
    <w:rsid w:val="00C17972"/>
    <w:rsid w:val="00C17CA8"/>
    <w:rsid w:val="00C20403"/>
    <w:rsid w:val="00C214E3"/>
    <w:rsid w:val="00C21759"/>
    <w:rsid w:val="00C21BB7"/>
    <w:rsid w:val="00C21D0F"/>
    <w:rsid w:val="00C229BE"/>
    <w:rsid w:val="00C24967"/>
    <w:rsid w:val="00C25302"/>
    <w:rsid w:val="00C25ADE"/>
    <w:rsid w:val="00C2682A"/>
    <w:rsid w:val="00C2699A"/>
    <w:rsid w:val="00C27327"/>
    <w:rsid w:val="00C274A1"/>
    <w:rsid w:val="00C301FC"/>
    <w:rsid w:val="00C30879"/>
    <w:rsid w:val="00C30A72"/>
    <w:rsid w:val="00C31B92"/>
    <w:rsid w:val="00C32981"/>
    <w:rsid w:val="00C329B6"/>
    <w:rsid w:val="00C32D2B"/>
    <w:rsid w:val="00C32EF5"/>
    <w:rsid w:val="00C34203"/>
    <w:rsid w:val="00C35125"/>
    <w:rsid w:val="00C35978"/>
    <w:rsid w:val="00C35B05"/>
    <w:rsid w:val="00C35C5C"/>
    <w:rsid w:val="00C36181"/>
    <w:rsid w:val="00C371D8"/>
    <w:rsid w:val="00C40B1F"/>
    <w:rsid w:val="00C40DA0"/>
    <w:rsid w:val="00C4163B"/>
    <w:rsid w:val="00C42D33"/>
    <w:rsid w:val="00C42E83"/>
    <w:rsid w:val="00C42EC0"/>
    <w:rsid w:val="00C432DA"/>
    <w:rsid w:val="00C44ECD"/>
    <w:rsid w:val="00C456FB"/>
    <w:rsid w:val="00C458C8"/>
    <w:rsid w:val="00C459AA"/>
    <w:rsid w:val="00C45CF8"/>
    <w:rsid w:val="00C46D40"/>
    <w:rsid w:val="00C46EC3"/>
    <w:rsid w:val="00C46FB6"/>
    <w:rsid w:val="00C47A77"/>
    <w:rsid w:val="00C47BFC"/>
    <w:rsid w:val="00C47DD0"/>
    <w:rsid w:val="00C5058C"/>
    <w:rsid w:val="00C51762"/>
    <w:rsid w:val="00C51C98"/>
    <w:rsid w:val="00C52ED5"/>
    <w:rsid w:val="00C53D69"/>
    <w:rsid w:val="00C54592"/>
    <w:rsid w:val="00C55DBC"/>
    <w:rsid w:val="00C56104"/>
    <w:rsid w:val="00C56DC7"/>
    <w:rsid w:val="00C576B8"/>
    <w:rsid w:val="00C60579"/>
    <w:rsid w:val="00C60C12"/>
    <w:rsid w:val="00C618CF"/>
    <w:rsid w:val="00C61C57"/>
    <w:rsid w:val="00C629B8"/>
    <w:rsid w:val="00C6354C"/>
    <w:rsid w:val="00C63749"/>
    <w:rsid w:val="00C63CE8"/>
    <w:rsid w:val="00C645EC"/>
    <w:rsid w:val="00C66C32"/>
    <w:rsid w:val="00C675B0"/>
    <w:rsid w:val="00C708B1"/>
    <w:rsid w:val="00C70956"/>
    <w:rsid w:val="00C70EF6"/>
    <w:rsid w:val="00C71288"/>
    <w:rsid w:val="00C7153D"/>
    <w:rsid w:val="00C716AF"/>
    <w:rsid w:val="00C7199A"/>
    <w:rsid w:val="00C71E0D"/>
    <w:rsid w:val="00C72100"/>
    <w:rsid w:val="00C72253"/>
    <w:rsid w:val="00C723AB"/>
    <w:rsid w:val="00C72C1E"/>
    <w:rsid w:val="00C72DCA"/>
    <w:rsid w:val="00C72F71"/>
    <w:rsid w:val="00C74FD5"/>
    <w:rsid w:val="00C756FE"/>
    <w:rsid w:val="00C759EA"/>
    <w:rsid w:val="00C7651D"/>
    <w:rsid w:val="00C765D6"/>
    <w:rsid w:val="00C769DB"/>
    <w:rsid w:val="00C76A5F"/>
    <w:rsid w:val="00C80A33"/>
    <w:rsid w:val="00C80B55"/>
    <w:rsid w:val="00C8270A"/>
    <w:rsid w:val="00C82950"/>
    <w:rsid w:val="00C83E3A"/>
    <w:rsid w:val="00C84087"/>
    <w:rsid w:val="00C8532B"/>
    <w:rsid w:val="00C856DF"/>
    <w:rsid w:val="00C85957"/>
    <w:rsid w:val="00C85BC3"/>
    <w:rsid w:val="00C85C9E"/>
    <w:rsid w:val="00C85E6A"/>
    <w:rsid w:val="00C9076C"/>
    <w:rsid w:val="00C9118A"/>
    <w:rsid w:val="00C92E2A"/>
    <w:rsid w:val="00C9308A"/>
    <w:rsid w:val="00C93E7A"/>
    <w:rsid w:val="00C93F45"/>
    <w:rsid w:val="00C9423B"/>
    <w:rsid w:val="00C94EAA"/>
    <w:rsid w:val="00C96491"/>
    <w:rsid w:val="00C96C20"/>
    <w:rsid w:val="00C96D0B"/>
    <w:rsid w:val="00C97007"/>
    <w:rsid w:val="00C97104"/>
    <w:rsid w:val="00C9753F"/>
    <w:rsid w:val="00C97564"/>
    <w:rsid w:val="00C97738"/>
    <w:rsid w:val="00C97772"/>
    <w:rsid w:val="00CA0026"/>
    <w:rsid w:val="00CA0F6A"/>
    <w:rsid w:val="00CA10DD"/>
    <w:rsid w:val="00CA1391"/>
    <w:rsid w:val="00CA250C"/>
    <w:rsid w:val="00CA2884"/>
    <w:rsid w:val="00CA363B"/>
    <w:rsid w:val="00CA4B0A"/>
    <w:rsid w:val="00CA5077"/>
    <w:rsid w:val="00CA50EC"/>
    <w:rsid w:val="00CA615B"/>
    <w:rsid w:val="00CA6DA3"/>
    <w:rsid w:val="00CA6E1B"/>
    <w:rsid w:val="00CA7141"/>
    <w:rsid w:val="00CA71F7"/>
    <w:rsid w:val="00CB222B"/>
    <w:rsid w:val="00CB253D"/>
    <w:rsid w:val="00CB25AD"/>
    <w:rsid w:val="00CB28E2"/>
    <w:rsid w:val="00CB2DF1"/>
    <w:rsid w:val="00CB3542"/>
    <w:rsid w:val="00CB3A45"/>
    <w:rsid w:val="00CB42E7"/>
    <w:rsid w:val="00CB48F7"/>
    <w:rsid w:val="00CB5887"/>
    <w:rsid w:val="00CB5976"/>
    <w:rsid w:val="00CB646B"/>
    <w:rsid w:val="00CC0E40"/>
    <w:rsid w:val="00CC1920"/>
    <w:rsid w:val="00CC1C87"/>
    <w:rsid w:val="00CC1E5F"/>
    <w:rsid w:val="00CC26E5"/>
    <w:rsid w:val="00CC394B"/>
    <w:rsid w:val="00CC40DB"/>
    <w:rsid w:val="00CC4D06"/>
    <w:rsid w:val="00CC5C51"/>
    <w:rsid w:val="00CC69E2"/>
    <w:rsid w:val="00CC78EA"/>
    <w:rsid w:val="00CC7B8A"/>
    <w:rsid w:val="00CD0117"/>
    <w:rsid w:val="00CD0AF6"/>
    <w:rsid w:val="00CD0C4E"/>
    <w:rsid w:val="00CD0EC7"/>
    <w:rsid w:val="00CD21C6"/>
    <w:rsid w:val="00CD2C32"/>
    <w:rsid w:val="00CD2F2F"/>
    <w:rsid w:val="00CD363C"/>
    <w:rsid w:val="00CD3841"/>
    <w:rsid w:val="00CD4268"/>
    <w:rsid w:val="00CD5118"/>
    <w:rsid w:val="00CD561E"/>
    <w:rsid w:val="00CD576B"/>
    <w:rsid w:val="00CD6244"/>
    <w:rsid w:val="00CD68E0"/>
    <w:rsid w:val="00CD7FEF"/>
    <w:rsid w:val="00CE008F"/>
    <w:rsid w:val="00CE2382"/>
    <w:rsid w:val="00CE3FC6"/>
    <w:rsid w:val="00CE4361"/>
    <w:rsid w:val="00CE461E"/>
    <w:rsid w:val="00CE48B2"/>
    <w:rsid w:val="00CE557B"/>
    <w:rsid w:val="00CE6D8F"/>
    <w:rsid w:val="00CE6FE3"/>
    <w:rsid w:val="00CE7B50"/>
    <w:rsid w:val="00CE7FB9"/>
    <w:rsid w:val="00CF02FF"/>
    <w:rsid w:val="00CF2583"/>
    <w:rsid w:val="00CF26FB"/>
    <w:rsid w:val="00CF2EEA"/>
    <w:rsid w:val="00CF3A11"/>
    <w:rsid w:val="00CF5C77"/>
    <w:rsid w:val="00CF6399"/>
    <w:rsid w:val="00CF68FB"/>
    <w:rsid w:val="00CF6D89"/>
    <w:rsid w:val="00CF718C"/>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2B84"/>
    <w:rsid w:val="00D131A2"/>
    <w:rsid w:val="00D15850"/>
    <w:rsid w:val="00D16DF7"/>
    <w:rsid w:val="00D17AD9"/>
    <w:rsid w:val="00D17B5A"/>
    <w:rsid w:val="00D20BFB"/>
    <w:rsid w:val="00D210DA"/>
    <w:rsid w:val="00D22021"/>
    <w:rsid w:val="00D2331C"/>
    <w:rsid w:val="00D233F2"/>
    <w:rsid w:val="00D2399C"/>
    <w:rsid w:val="00D245F6"/>
    <w:rsid w:val="00D24E6C"/>
    <w:rsid w:val="00D251AC"/>
    <w:rsid w:val="00D25921"/>
    <w:rsid w:val="00D2627F"/>
    <w:rsid w:val="00D26691"/>
    <w:rsid w:val="00D268A8"/>
    <w:rsid w:val="00D26E3E"/>
    <w:rsid w:val="00D274E3"/>
    <w:rsid w:val="00D275FA"/>
    <w:rsid w:val="00D306B3"/>
    <w:rsid w:val="00D314F6"/>
    <w:rsid w:val="00D32194"/>
    <w:rsid w:val="00D327D1"/>
    <w:rsid w:val="00D32CB7"/>
    <w:rsid w:val="00D33316"/>
    <w:rsid w:val="00D3351E"/>
    <w:rsid w:val="00D33FAD"/>
    <w:rsid w:val="00D350CD"/>
    <w:rsid w:val="00D354ED"/>
    <w:rsid w:val="00D35C34"/>
    <w:rsid w:val="00D35E88"/>
    <w:rsid w:val="00D35EED"/>
    <w:rsid w:val="00D3705C"/>
    <w:rsid w:val="00D3735E"/>
    <w:rsid w:val="00D3760C"/>
    <w:rsid w:val="00D37D7D"/>
    <w:rsid w:val="00D40177"/>
    <w:rsid w:val="00D40E7C"/>
    <w:rsid w:val="00D40F9C"/>
    <w:rsid w:val="00D41507"/>
    <w:rsid w:val="00D42173"/>
    <w:rsid w:val="00D44ACC"/>
    <w:rsid w:val="00D45E30"/>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A2B"/>
    <w:rsid w:val="00D6572E"/>
    <w:rsid w:val="00D65B86"/>
    <w:rsid w:val="00D66A34"/>
    <w:rsid w:val="00D66FA1"/>
    <w:rsid w:val="00D67045"/>
    <w:rsid w:val="00D676FB"/>
    <w:rsid w:val="00D6772E"/>
    <w:rsid w:val="00D6788F"/>
    <w:rsid w:val="00D6799D"/>
    <w:rsid w:val="00D67A13"/>
    <w:rsid w:val="00D70C14"/>
    <w:rsid w:val="00D71338"/>
    <w:rsid w:val="00D718A0"/>
    <w:rsid w:val="00D72853"/>
    <w:rsid w:val="00D745E1"/>
    <w:rsid w:val="00D747D6"/>
    <w:rsid w:val="00D766D4"/>
    <w:rsid w:val="00D778F1"/>
    <w:rsid w:val="00D77A1D"/>
    <w:rsid w:val="00D80504"/>
    <w:rsid w:val="00D81E89"/>
    <w:rsid w:val="00D81F51"/>
    <w:rsid w:val="00D82308"/>
    <w:rsid w:val="00D827D7"/>
    <w:rsid w:val="00D82DE5"/>
    <w:rsid w:val="00D82F31"/>
    <w:rsid w:val="00D830AE"/>
    <w:rsid w:val="00D83189"/>
    <w:rsid w:val="00D83CC2"/>
    <w:rsid w:val="00D844DC"/>
    <w:rsid w:val="00D85380"/>
    <w:rsid w:val="00D854AE"/>
    <w:rsid w:val="00D85667"/>
    <w:rsid w:val="00D85A3D"/>
    <w:rsid w:val="00D85F4F"/>
    <w:rsid w:val="00D866F3"/>
    <w:rsid w:val="00D871D1"/>
    <w:rsid w:val="00D87335"/>
    <w:rsid w:val="00D909B8"/>
    <w:rsid w:val="00D91594"/>
    <w:rsid w:val="00D917DC"/>
    <w:rsid w:val="00D923E9"/>
    <w:rsid w:val="00D93136"/>
    <w:rsid w:val="00D93904"/>
    <w:rsid w:val="00D93BA1"/>
    <w:rsid w:val="00D93BFB"/>
    <w:rsid w:val="00D96D0A"/>
    <w:rsid w:val="00D96E34"/>
    <w:rsid w:val="00DA00E8"/>
    <w:rsid w:val="00DA0CF1"/>
    <w:rsid w:val="00DA0F4B"/>
    <w:rsid w:val="00DA1255"/>
    <w:rsid w:val="00DA2F3E"/>
    <w:rsid w:val="00DA37F0"/>
    <w:rsid w:val="00DA3FCE"/>
    <w:rsid w:val="00DA4BBB"/>
    <w:rsid w:val="00DA4C72"/>
    <w:rsid w:val="00DA5DFD"/>
    <w:rsid w:val="00DA665C"/>
    <w:rsid w:val="00DA6701"/>
    <w:rsid w:val="00DA72C5"/>
    <w:rsid w:val="00DA7C16"/>
    <w:rsid w:val="00DA7F2C"/>
    <w:rsid w:val="00DB3138"/>
    <w:rsid w:val="00DB5308"/>
    <w:rsid w:val="00DB66C5"/>
    <w:rsid w:val="00DB673F"/>
    <w:rsid w:val="00DB6C2B"/>
    <w:rsid w:val="00DB74CC"/>
    <w:rsid w:val="00DB7667"/>
    <w:rsid w:val="00DC03C7"/>
    <w:rsid w:val="00DC0830"/>
    <w:rsid w:val="00DC1DB2"/>
    <w:rsid w:val="00DC1EB0"/>
    <w:rsid w:val="00DC215A"/>
    <w:rsid w:val="00DC2320"/>
    <w:rsid w:val="00DC28BD"/>
    <w:rsid w:val="00DC640C"/>
    <w:rsid w:val="00DC69D5"/>
    <w:rsid w:val="00DC733C"/>
    <w:rsid w:val="00DC769F"/>
    <w:rsid w:val="00DD05CB"/>
    <w:rsid w:val="00DD0D92"/>
    <w:rsid w:val="00DD13CD"/>
    <w:rsid w:val="00DD1D45"/>
    <w:rsid w:val="00DD2099"/>
    <w:rsid w:val="00DD2CF4"/>
    <w:rsid w:val="00DD31DC"/>
    <w:rsid w:val="00DD3887"/>
    <w:rsid w:val="00DD3E13"/>
    <w:rsid w:val="00DD4A2F"/>
    <w:rsid w:val="00DD4A65"/>
    <w:rsid w:val="00DD5A4C"/>
    <w:rsid w:val="00DD641C"/>
    <w:rsid w:val="00DD6457"/>
    <w:rsid w:val="00DD672D"/>
    <w:rsid w:val="00DD7888"/>
    <w:rsid w:val="00DD79EE"/>
    <w:rsid w:val="00DD7CB6"/>
    <w:rsid w:val="00DE0A9A"/>
    <w:rsid w:val="00DE0AE8"/>
    <w:rsid w:val="00DE0C0F"/>
    <w:rsid w:val="00DE0D8F"/>
    <w:rsid w:val="00DE139F"/>
    <w:rsid w:val="00DE17E2"/>
    <w:rsid w:val="00DE285E"/>
    <w:rsid w:val="00DE2A85"/>
    <w:rsid w:val="00DE2EA4"/>
    <w:rsid w:val="00DE3662"/>
    <w:rsid w:val="00DE3686"/>
    <w:rsid w:val="00DE3ADA"/>
    <w:rsid w:val="00DE488F"/>
    <w:rsid w:val="00DE48FF"/>
    <w:rsid w:val="00DE5402"/>
    <w:rsid w:val="00DE56B0"/>
    <w:rsid w:val="00DE6067"/>
    <w:rsid w:val="00DE69C5"/>
    <w:rsid w:val="00DE6F07"/>
    <w:rsid w:val="00DE7047"/>
    <w:rsid w:val="00DE7BF9"/>
    <w:rsid w:val="00DF0B33"/>
    <w:rsid w:val="00DF1135"/>
    <w:rsid w:val="00DF1E83"/>
    <w:rsid w:val="00DF1FA6"/>
    <w:rsid w:val="00DF2583"/>
    <w:rsid w:val="00DF25A6"/>
    <w:rsid w:val="00DF29CA"/>
    <w:rsid w:val="00DF2A0E"/>
    <w:rsid w:val="00DF2B24"/>
    <w:rsid w:val="00DF32D9"/>
    <w:rsid w:val="00DF34A7"/>
    <w:rsid w:val="00DF41F3"/>
    <w:rsid w:val="00DF42C5"/>
    <w:rsid w:val="00DF444B"/>
    <w:rsid w:val="00DF4C44"/>
    <w:rsid w:val="00DF4C7E"/>
    <w:rsid w:val="00DF52C3"/>
    <w:rsid w:val="00DF5647"/>
    <w:rsid w:val="00DF581A"/>
    <w:rsid w:val="00DF586A"/>
    <w:rsid w:val="00DF7699"/>
    <w:rsid w:val="00DF7D0F"/>
    <w:rsid w:val="00E00103"/>
    <w:rsid w:val="00E009A7"/>
    <w:rsid w:val="00E00C09"/>
    <w:rsid w:val="00E01376"/>
    <w:rsid w:val="00E023E9"/>
    <w:rsid w:val="00E027FE"/>
    <w:rsid w:val="00E03BA2"/>
    <w:rsid w:val="00E03ED4"/>
    <w:rsid w:val="00E03FAF"/>
    <w:rsid w:val="00E05D54"/>
    <w:rsid w:val="00E06CAB"/>
    <w:rsid w:val="00E07D2D"/>
    <w:rsid w:val="00E106E6"/>
    <w:rsid w:val="00E1089D"/>
    <w:rsid w:val="00E109E4"/>
    <w:rsid w:val="00E11337"/>
    <w:rsid w:val="00E11AED"/>
    <w:rsid w:val="00E11DF9"/>
    <w:rsid w:val="00E11E67"/>
    <w:rsid w:val="00E1261D"/>
    <w:rsid w:val="00E1313A"/>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247E"/>
    <w:rsid w:val="00E22FD8"/>
    <w:rsid w:val="00E230DB"/>
    <w:rsid w:val="00E2371F"/>
    <w:rsid w:val="00E245C3"/>
    <w:rsid w:val="00E25AD1"/>
    <w:rsid w:val="00E26AC8"/>
    <w:rsid w:val="00E26CE0"/>
    <w:rsid w:val="00E26DA3"/>
    <w:rsid w:val="00E2789A"/>
    <w:rsid w:val="00E27DAE"/>
    <w:rsid w:val="00E303F5"/>
    <w:rsid w:val="00E308D7"/>
    <w:rsid w:val="00E30AA3"/>
    <w:rsid w:val="00E3148F"/>
    <w:rsid w:val="00E328E0"/>
    <w:rsid w:val="00E32C6C"/>
    <w:rsid w:val="00E335D1"/>
    <w:rsid w:val="00E353A4"/>
    <w:rsid w:val="00E36C8D"/>
    <w:rsid w:val="00E371A3"/>
    <w:rsid w:val="00E3726C"/>
    <w:rsid w:val="00E37674"/>
    <w:rsid w:val="00E37AFC"/>
    <w:rsid w:val="00E37F41"/>
    <w:rsid w:val="00E402E8"/>
    <w:rsid w:val="00E40594"/>
    <w:rsid w:val="00E409D8"/>
    <w:rsid w:val="00E40A5A"/>
    <w:rsid w:val="00E41087"/>
    <w:rsid w:val="00E4129F"/>
    <w:rsid w:val="00E41EB5"/>
    <w:rsid w:val="00E42B26"/>
    <w:rsid w:val="00E43205"/>
    <w:rsid w:val="00E43C09"/>
    <w:rsid w:val="00E440AD"/>
    <w:rsid w:val="00E44314"/>
    <w:rsid w:val="00E465DB"/>
    <w:rsid w:val="00E46A9D"/>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1DB0"/>
    <w:rsid w:val="00E62244"/>
    <w:rsid w:val="00E6303C"/>
    <w:rsid w:val="00E64FBF"/>
    <w:rsid w:val="00E6506C"/>
    <w:rsid w:val="00E657F0"/>
    <w:rsid w:val="00E65861"/>
    <w:rsid w:val="00E65C6E"/>
    <w:rsid w:val="00E65E3C"/>
    <w:rsid w:val="00E665E4"/>
    <w:rsid w:val="00E678C6"/>
    <w:rsid w:val="00E700F5"/>
    <w:rsid w:val="00E7116A"/>
    <w:rsid w:val="00E71D51"/>
    <w:rsid w:val="00E71F1D"/>
    <w:rsid w:val="00E733C7"/>
    <w:rsid w:val="00E73853"/>
    <w:rsid w:val="00E74680"/>
    <w:rsid w:val="00E74B8F"/>
    <w:rsid w:val="00E75C9B"/>
    <w:rsid w:val="00E76570"/>
    <w:rsid w:val="00E7706C"/>
    <w:rsid w:val="00E80345"/>
    <w:rsid w:val="00E811CB"/>
    <w:rsid w:val="00E81EE9"/>
    <w:rsid w:val="00E82209"/>
    <w:rsid w:val="00E8237B"/>
    <w:rsid w:val="00E8271E"/>
    <w:rsid w:val="00E82DC7"/>
    <w:rsid w:val="00E83870"/>
    <w:rsid w:val="00E83C88"/>
    <w:rsid w:val="00E83FEA"/>
    <w:rsid w:val="00E84063"/>
    <w:rsid w:val="00E8433E"/>
    <w:rsid w:val="00E84D29"/>
    <w:rsid w:val="00E84F31"/>
    <w:rsid w:val="00E86998"/>
    <w:rsid w:val="00E90367"/>
    <w:rsid w:val="00E9073D"/>
    <w:rsid w:val="00E9197E"/>
    <w:rsid w:val="00E923D1"/>
    <w:rsid w:val="00E92A3E"/>
    <w:rsid w:val="00E92B07"/>
    <w:rsid w:val="00E9301C"/>
    <w:rsid w:val="00E94450"/>
    <w:rsid w:val="00E94FD5"/>
    <w:rsid w:val="00E96D47"/>
    <w:rsid w:val="00E97F2A"/>
    <w:rsid w:val="00EA02F8"/>
    <w:rsid w:val="00EA104A"/>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D87"/>
    <w:rsid w:val="00EA7E58"/>
    <w:rsid w:val="00EB012C"/>
    <w:rsid w:val="00EB19C9"/>
    <w:rsid w:val="00EB20F2"/>
    <w:rsid w:val="00EB3A66"/>
    <w:rsid w:val="00EB3C4E"/>
    <w:rsid w:val="00EB4032"/>
    <w:rsid w:val="00EB423E"/>
    <w:rsid w:val="00EB42C3"/>
    <w:rsid w:val="00EB4799"/>
    <w:rsid w:val="00EB4988"/>
    <w:rsid w:val="00EB553B"/>
    <w:rsid w:val="00EB5611"/>
    <w:rsid w:val="00EB6239"/>
    <w:rsid w:val="00EB6D87"/>
    <w:rsid w:val="00EB718D"/>
    <w:rsid w:val="00EB729C"/>
    <w:rsid w:val="00EB75A6"/>
    <w:rsid w:val="00EB7B63"/>
    <w:rsid w:val="00EC021A"/>
    <w:rsid w:val="00EC0446"/>
    <w:rsid w:val="00EC1A54"/>
    <w:rsid w:val="00EC3962"/>
    <w:rsid w:val="00EC3CE9"/>
    <w:rsid w:val="00EC4641"/>
    <w:rsid w:val="00EC5637"/>
    <w:rsid w:val="00EC65B8"/>
    <w:rsid w:val="00EC668D"/>
    <w:rsid w:val="00EC6A69"/>
    <w:rsid w:val="00EC7074"/>
    <w:rsid w:val="00EC7144"/>
    <w:rsid w:val="00EC718E"/>
    <w:rsid w:val="00ED0FDB"/>
    <w:rsid w:val="00ED1AF2"/>
    <w:rsid w:val="00ED1E05"/>
    <w:rsid w:val="00ED26AE"/>
    <w:rsid w:val="00ED3A7B"/>
    <w:rsid w:val="00ED3B4B"/>
    <w:rsid w:val="00ED45E0"/>
    <w:rsid w:val="00ED5A20"/>
    <w:rsid w:val="00ED5C95"/>
    <w:rsid w:val="00ED70CE"/>
    <w:rsid w:val="00ED7D0F"/>
    <w:rsid w:val="00EE0C6B"/>
    <w:rsid w:val="00EE1A5A"/>
    <w:rsid w:val="00EE1B58"/>
    <w:rsid w:val="00EE1C35"/>
    <w:rsid w:val="00EE1D39"/>
    <w:rsid w:val="00EE21F7"/>
    <w:rsid w:val="00EE582D"/>
    <w:rsid w:val="00EE5E70"/>
    <w:rsid w:val="00EE6462"/>
    <w:rsid w:val="00EE683E"/>
    <w:rsid w:val="00EE6FA9"/>
    <w:rsid w:val="00EF09CF"/>
    <w:rsid w:val="00EF0E6C"/>
    <w:rsid w:val="00EF1F08"/>
    <w:rsid w:val="00EF243D"/>
    <w:rsid w:val="00EF268B"/>
    <w:rsid w:val="00EF2888"/>
    <w:rsid w:val="00EF29A5"/>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710E"/>
    <w:rsid w:val="00F074C8"/>
    <w:rsid w:val="00F07F17"/>
    <w:rsid w:val="00F11057"/>
    <w:rsid w:val="00F11228"/>
    <w:rsid w:val="00F1226C"/>
    <w:rsid w:val="00F12875"/>
    <w:rsid w:val="00F12AC3"/>
    <w:rsid w:val="00F1325B"/>
    <w:rsid w:val="00F13CBF"/>
    <w:rsid w:val="00F14087"/>
    <w:rsid w:val="00F16A96"/>
    <w:rsid w:val="00F17007"/>
    <w:rsid w:val="00F20325"/>
    <w:rsid w:val="00F20766"/>
    <w:rsid w:val="00F2081D"/>
    <w:rsid w:val="00F20C56"/>
    <w:rsid w:val="00F20D93"/>
    <w:rsid w:val="00F2127B"/>
    <w:rsid w:val="00F212AB"/>
    <w:rsid w:val="00F2183D"/>
    <w:rsid w:val="00F21BBD"/>
    <w:rsid w:val="00F21DB3"/>
    <w:rsid w:val="00F21DC1"/>
    <w:rsid w:val="00F220D1"/>
    <w:rsid w:val="00F224AA"/>
    <w:rsid w:val="00F22A25"/>
    <w:rsid w:val="00F22F64"/>
    <w:rsid w:val="00F230E1"/>
    <w:rsid w:val="00F2320F"/>
    <w:rsid w:val="00F2323C"/>
    <w:rsid w:val="00F233FB"/>
    <w:rsid w:val="00F234A0"/>
    <w:rsid w:val="00F235BD"/>
    <w:rsid w:val="00F23D71"/>
    <w:rsid w:val="00F240C4"/>
    <w:rsid w:val="00F252DE"/>
    <w:rsid w:val="00F268D5"/>
    <w:rsid w:val="00F27800"/>
    <w:rsid w:val="00F278CB"/>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6BF"/>
    <w:rsid w:val="00F3790C"/>
    <w:rsid w:val="00F41080"/>
    <w:rsid w:val="00F41A84"/>
    <w:rsid w:val="00F428B6"/>
    <w:rsid w:val="00F4335D"/>
    <w:rsid w:val="00F4463C"/>
    <w:rsid w:val="00F4638B"/>
    <w:rsid w:val="00F476A7"/>
    <w:rsid w:val="00F5018B"/>
    <w:rsid w:val="00F50F9B"/>
    <w:rsid w:val="00F511ED"/>
    <w:rsid w:val="00F5189B"/>
    <w:rsid w:val="00F51C1F"/>
    <w:rsid w:val="00F52495"/>
    <w:rsid w:val="00F53E5B"/>
    <w:rsid w:val="00F54AD3"/>
    <w:rsid w:val="00F559C1"/>
    <w:rsid w:val="00F559D4"/>
    <w:rsid w:val="00F5658C"/>
    <w:rsid w:val="00F56C9A"/>
    <w:rsid w:val="00F56D04"/>
    <w:rsid w:val="00F56F7E"/>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628E"/>
    <w:rsid w:val="00F863DE"/>
    <w:rsid w:val="00F90002"/>
    <w:rsid w:val="00F90997"/>
    <w:rsid w:val="00F91996"/>
    <w:rsid w:val="00F919BE"/>
    <w:rsid w:val="00F9273D"/>
    <w:rsid w:val="00F92AE1"/>
    <w:rsid w:val="00F92F02"/>
    <w:rsid w:val="00F930F5"/>
    <w:rsid w:val="00F93CDB"/>
    <w:rsid w:val="00F93DF9"/>
    <w:rsid w:val="00F954A2"/>
    <w:rsid w:val="00F96849"/>
    <w:rsid w:val="00F96E5B"/>
    <w:rsid w:val="00F97A73"/>
    <w:rsid w:val="00F97D7D"/>
    <w:rsid w:val="00FA01B3"/>
    <w:rsid w:val="00FA0AF5"/>
    <w:rsid w:val="00FA15F9"/>
    <w:rsid w:val="00FA19D9"/>
    <w:rsid w:val="00FA2898"/>
    <w:rsid w:val="00FA2C6F"/>
    <w:rsid w:val="00FA347D"/>
    <w:rsid w:val="00FA35F1"/>
    <w:rsid w:val="00FA4438"/>
    <w:rsid w:val="00FA4D78"/>
    <w:rsid w:val="00FA5092"/>
    <w:rsid w:val="00FA59FF"/>
    <w:rsid w:val="00FA6571"/>
    <w:rsid w:val="00FA771C"/>
    <w:rsid w:val="00FA7E23"/>
    <w:rsid w:val="00FB0A1E"/>
    <w:rsid w:val="00FB32B7"/>
    <w:rsid w:val="00FB35C9"/>
    <w:rsid w:val="00FB40C7"/>
    <w:rsid w:val="00FB4290"/>
    <w:rsid w:val="00FB44A1"/>
    <w:rsid w:val="00FB485A"/>
    <w:rsid w:val="00FB547C"/>
    <w:rsid w:val="00FB6041"/>
    <w:rsid w:val="00FB74A0"/>
    <w:rsid w:val="00FB777C"/>
    <w:rsid w:val="00FB7F54"/>
    <w:rsid w:val="00FC0BA4"/>
    <w:rsid w:val="00FC0D56"/>
    <w:rsid w:val="00FC12A1"/>
    <w:rsid w:val="00FC180B"/>
    <w:rsid w:val="00FC23DD"/>
    <w:rsid w:val="00FC28AF"/>
    <w:rsid w:val="00FC28E6"/>
    <w:rsid w:val="00FC32B6"/>
    <w:rsid w:val="00FC3457"/>
    <w:rsid w:val="00FC3A43"/>
    <w:rsid w:val="00FC48DE"/>
    <w:rsid w:val="00FC5566"/>
    <w:rsid w:val="00FC5ED0"/>
    <w:rsid w:val="00FC6231"/>
    <w:rsid w:val="00FC645A"/>
    <w:rsid w:val="00FC66EE"/>
    <w:rsid w:val="00FC7151"/>
    <w:rsid w:val="00FC715D"/>
    <w:rsid w:val="00FD0C71"/>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970"/>
    <w:rsid w:val="00FE0DB6"/>
    <w:rsid w:val="00FE10B9"/>
    <w:rsid w:val="00FE2388"/>
    <w:rsid w:val="00FE23EE"/>
    <w:rsid w:val="00FE3C15"/>
    <w:rsid w:val="00FE3E00"/>
    <w:rsid w:val="00FE3E0F"/>
    <w:rsid w:val="00FE4374"/>
    <w:rsid w:val="00FE492A"/>
    <w:rsid w:val="00FE4E65"/>
    <w:rsid w:val="00FE565C"/>
    <w:rsid w:val="00FE57D7"/>
    <w:rsid w:val="00FE69CF"/>
    <w:rsid w:val="00FE6FFB"/>
    <w:rsid w:val="00FF09B4"/>
    <w:rsid w:val="00FF0E85"/>
    <w:rsid w:val="00FF13EE"/>
    <w:rsid w:val="00FF2A2B"/>
    <w:rsid w:val="00FF337B"/>
    <w:rsid w:val="00FF38C0"/>
    <w:rsid w:val="00FF39BB"/>
    <w:rsid w:val="00FF3BD9"/>
    <w:rsid w:val="00FF44C8"/>
    <w:rsid w:val="00FF4703"/>
    <w:rsid w:val="00FF4F7A"/>
    <w:rsid w:val="00FF50B7"/>
    <w:rsid w:val="00FF5206"/>
    <w:rsid w:val="00FF54AD"/>
    <w:rsid w:val="00FF555A"/>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0B3CE2"/>
    <w:pPr>
      <w:tabs>
        <w:tab w:val="right" w:leader="dot" w:pos="9016"/>
      </w:tabs>
      <w:spacing w:after="100"/>
      <w:pPrChange w:id="0" w:author="Shubra Singh" w:date="2022-12-20T16:35:00Z">
        <w:pPr>
          <w:spacing w:after="100" w:line="259" w:lineRule="auto"/>
        </w:pPr>
      </w:pPrChange>
    </w:pPr>
    <w:rPr>
      <w:rFonts w:eastAsiaTheme="minorEastAsia" w:cs="Times New Roman"/>
      <w:lang w:val="en-US"/>
      <w:rPrChange w:id="0" w:author="Shubra Singh" w:date="2022-12-20T16:35:00Z">
        <w:rPr>
          <w:rFonts w:asciiTheme="minorHAnsi" w:eastAsiaTheme="minorEastAsia" w:hAnsiTheme="minorHAnsi"/>
          <w:sz w:val="28"/>
          <w:szCs w:val="22"/>
          <w:lang w:val="en-US" w:eastAsia="en-US" w:bidi="ar-SA"/>
        </w:rPr>
      </w:rPrChange>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styleId="HTMLCode">
    <w:name w:val="HTML Code"/>
    <w:basedOn w:val="DefaultParagraphFont"/>
    <w:uiPriority w:val="99"/>
    <w:semiHidden/>
    <w:unhideWhenUsed/>
    <w:rsid w:val="00DF5647"/>
    <w:rPr>
      <w:rFonts w:ascii="Courier New" w:eastAsia="Times New Roman" w:hAnsi="Courier New" w:cs="Courier New"/>
      <w:sz w:val="20"/>
      <w:szCs w:val="20"/>
    </w:rPr>
  </w:style>
  <w:style w:type="paragraph" w:customStyle="1" w:styleId="paragraph">
    <w:name w:val="paragraph"/>
    <w:basedOn w:val="Normal"/>
    <w:rsid w:val="00DF56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DF5647"/>
  </w:style>
  <w:style w:type="character" w:customStyle="1" w:styleId="eop">
    <w:name w:val="eop"/>
    <w:basedOn w:val="DefaultParagraphFont"/>
    <w:rsid w:val="00DF5647"/>
  </w:style>
  <w:style w:type="character" w:styleId="CommentReference">
    <w:name w:val="annotation reference"/>
    <w:basedOn w:val="DefaultParagraphFont"/>
    <w:uiPriority w:val="99"/>
    <w:semiHidden/>
    <w:unhideWhenUsed/>
    <w:rsid w:val="001C2DEA"/>
    <w:rPr>
      <w:sz w:val="16"/>
      <w:szCs w:val="16"/>
    </w:rPr>
  </w:style>
  <w:style w:type="paragraph" w:styleId="CommentText">
    <w:name w:val="annotation text"/>
    <w:basedOn w:val="Normal"/>
    <w:link w:val="CommentTextChar"/>
    <w:uiPriority w:val="99"/>
    <w:semiHidden/>
    <w:unhideWhenUsed/>
    <w:rsid w:val="001C2DEA"/>
    <w:pPr>
      <w:spacing w:line="240" w:lineRule="auto"/>
    </w:pPr>
    <w:rPr>
      <w:sz w:val="20"/>
      <w:szCs w:val="20"/>
    </w:rPr>
  </w:style>
  <w:style w:type="character" w:customStyle="1" w:styleId="CommentTextChar">
    <w:name w:val="Comment Text Char"/>
    <w:basedOn w:val="DefaultParagraphFont"/>
    <w:link w:val="CommentText"/>
    <w:uiPriority w:val="99"/>
    <w:semiHidden/>
    <w:rsid w:val="001C2DEA"/>
    <w:rPr>
      <w:sz w:val="20"/>
      <w:szCs w:val="20"/>
    </w:rPr>
  </w:style>
  <w:style w:type="paragraph" w:styleId="CommentSubject">
    <w:name w:val="annotation subject"/>
    <w:basedOn w:val="CommentText"/>
    <w:next w:val="CommentText"/>
    <w:link w:val="CommentSubjectChar"/>
    <w:uiPriority w:val="99"/>
    <w:semiHidden/>
    <w:unhideWhenUsed/>
    <w:rsid w:val="001C2DEA"/>
    <w:rPr>
      <w:b/>
      <w:bCs/>
    </w:rPr>
  </w:style>
  <w:style w:type="character" w:customStyle="1" w:styleId="CommentSubjectChar">
    <w:name w:val="Comment Subject Char"/>
    <w:basedOn w:val="CommentTextChar"/>
    <w:link w:val="CommentSubject"/>
    <w:uiPriority w:val="99"/>
    <w:semiHidden/>
    <w:rsid w:val="001C2DEA"/>
    <w:rPr>
      <w:b/>
      <w:bCs/>
      <w:sz w:val="20"/>
      <w:szCs w:val="20"/>
    </w:rPr>
  </w:style>
  <w:style w:type="paragraph" w:styleId="Revision">
    <w:name w:val="Revision"/>
    <w:hidden/>
    <w:uiPriority w:val="99"/>
    <w:semiHidden/>
    <w:rsid w:val="00917302"/>
    <w:pPr>
      <w:spacing w:after="0" w:line="240" w:lineRule="auto"/>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280650843">
      <w:bodyDiv w:val="1"/>
      <w:marLeft w:val="0"/>
      <w:marRight w:val="0"/>
      <w:marTop w:val="0"/>
      <w:marBottom w:val="0"/>
      <w:divBdr>
        <w:top w:val="none" w:sz="0" w:space="0" w:color="auto"/>
        <w:left w:val="none" w:sz="0" w:space="0" w:color="auto"/>
        <w:bottom w:val="none" w:sz="0" w:space="0" w:color="auto"/>
        <w:right w:val="none" w:sz="0" w:space="0" w:color="auto"/>
      </w:divBdr>
      <w:divsChild>
        <w:div w:id="707535461">
          <w:marLeft w:val="0"/>
          <w:marRight w:val="0"/>
          <w:marTop w:val="0"/>
          <w:marBottom w:val="0"/>
          <w:divBdr>
            <w:top w:val="none" w:sz="0" w:space="0" w:color="auto"/>
            <w:left w:val="none" w:sz="0" w:space="0" w:color="auto"/>
            <w:bottom w:val="none" w:sz="0" w:space="0" w:color="auto"/>
            <w:right w:val="none" w:sz="0" w:space="0" w:color="auto"/>
          </w:divBdr>
        </w:div>
      </w:divsChild>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2212">
      <w:bodyDiv w:val="1"/>
      <w:marLeft w:val="0"/>
      <w:marRight w:val="0"/>
      <w:marTop w:val="0"/>
      <w:marBottom w:val="0"/>
      <w:divBdr>
        <w:top w:val="none" w:sz="0" w:space="0" w:color="auto"/>
        <w:left w:val="none" w:sz="0" w:space="0" w:color="auto"/>
        <w:bottom w:val="none" w:sz="0" w:space="0" w:color="auto"/>
        <w:right w:val="none" w:sz="0" w:space="0" w:color="auto"/>
      </w:divBdr>
      <w:divsChild>
        <w:div w:id="1829054457">
          <w:marLeft w:val="0"/>
          <w:marRight w:val="0"/>
          <w:marTop w:val="0"/>
          <w:marBottom w:val="0"/>
          <w:divBdr>
            <w:top w:val="none" w:sz="0" w:space="0" w:color="auto"/>
            <w:left w:val="none" w:sz="0" w:space="0" w:color="auto"/>
            <w:bottom w:val="none" w:sz="0" w:space="0" w:color="auto"/>
            <w:right w:val="none" w:sz="0" w:space="0" w:color="auto"/>
          </w:divBdr>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25256559">
      <w:bodyDiv w:val="1"/>
      <w:marLeft w:val="0"/>
      <w:marRight w:val="0"/>
      <w:marTop w:val="0"/>
      <w:marBottom w:val="0"/>
      <w:divBdr>
        <w:top w:val="none" w:sz="0" w:space="0" w:color="auto"/>
        <w:left w:val="none" w:sz="0" w:space="0" w:color="auto"/>
        <w:bottom w:val="none" w:sz="0" w:space="0" w:color="auto"/>
        <w:right w:val="none" w:sz="0" w:space="0" w:color="auto"/>
      </w:divBdr>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244677348">
      <w:bodyDiv w:val="1"/>
      <w:marLeft w:val="0"/>
      <w:marRight w:val="0"/>
      <w:marTop w:val="0"/>
      <w:marBottom w:val="0"/>
      <w:divBdr>
        <w:top w:val="none" w:sz="0" w:space="0" w:color="auto"/>
        <w:left w:val="none" w:sz="0" w:space="0" w:color="auto"/>
        <w:bottom w:val="none" w:sz="0" w:space="0" w:color="auto"/>
        <w:right w:val="none" w:sz="0" w:space="0" w:color="auto"/>
      </w:divBdr>
      <w:divsChild>
        <w:div w:id="1768578427">
          <w:marLeft w:val="0"/>
          <w:marRight w:val="0"/>
          <w:marTop w:val="0"/>
          <w:marBottom w:val="0"/>
          <w:divBdr>
            <w:top w:val="none" w:sz="0" w:space="0" w:color="auto"/>
            <w:left w:val="none" w:sz="0" w:space="0" w:color="auto"/>
            <w:bottom w:val="none" w:sz="0" w:space="0" w:color="auto"/>
            <w:right w:val="none" w:sz="0" w:space="0" w:color="auto"/>
          </w:divBdr>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677226750">
      <w:bodyDiv w:val="1"/>
      <w:marLeft w:val="0"/>
      <w:marRight w:val="0"/>
      <w:marTop w:val="0"/>
      <w:marBottom w:val="0"/>
      <w:divBdr>
        <w:top w:val="none" w:sz="0" w:space="0" w:color="auto"/>
        <w:left w:val="none" w:sz="0" w:space="0" w:color="auto"/>
        <w:bottom w:val="none" w:sz="0" w:space="0" w:color="auto"/>
        <w:right w:val="none" w:sz="0" w:space="0" w:color="auto"/>
      </w:divBdr>
      <w:divsChild>
        <w:div w:id="591471247">
          <w:marLeft w:val="0"/>
          <w:marRight w:val="0"/>
          <w:marTop w:val="0"/>
          <w:marBottom w:val="0"/>
          <w:divBdr>
            <w:top w:val="none" w:sz="0" w:space="0" w:color="auto"/>
            <w:left w:val="none" w:sz="0" w:space="0" w:color="auto"/>
            <w:bottom w:val="none" w:sz="0" w:space="0" w:color="auto"/>
            <w:right w:val="none" w:sz="0" w:space="0" w:color="auto"/>
          </w:divBdr>
        </w:div>
      </w:divsChild>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1996838745">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aws.amazon.com/AWSEC2/latest/UserGuide/ec2-security-groups.html"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hyperlink" Target="https://www.gnu.org/software/bash/" TargetMode="Externa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hyperlink" Target="https://glm.a10networks.com" TargetMode="External"/><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customXml" Target="../customXml/item5.xml"/><Relationship Id="rId90" Type="http://schemas.microsoft.com/office/2020/10/relationships/intelligence" Target="intelligence2.xml"/><Relationship Id="rId14" Type="http://schemas.openxmlformats.org/officeDocument/2006/relationships/image" Target="media/image2.wmf"/><Relationship Id="rId22" Type="http://schemas.openxmlformats.org/officeDocument/2006/relationships/hyperlink" Target="https://docs.aws.amazon.com/AWSCloudFormation/latest/UserGuide/aws-resource-ec2-subnet.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docs.aws.amazon.com/lambda/latest/dg/welcome.html"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aws.amazon.com/vpc/latest/userguide/what-is-amazon-vpc.htm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ws.amazon.com/AmazonS3/latest/userguide/acls.html"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https://docs.aws.amazon.com/cloudwatch/index.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4.jpeg"/><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AWS CFT template for 2 NIC, Single Virtual Machine, Server Load Balancer, CA SSL Certificates and A10 Global License Manager Integration.
© 2022 A10 Networks, Inc.
CONFIDENTIAL AND PROPRIETARY- ALL RIGHTS RESERVED.
Information in this document is subject to change without notice.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3.xml><?xml version="1.0" encoding="utf-8"?>
<ds:datastoreItem xmlns:ds="http://schemas.openxmlformats.org/officeDocument/2006/customXml" ds:itemID="{ADD2EF1F-3F93-45AF-A50E-9F830EDD9BB6}">
  <ds:schemaRefs>
    <ds:schemaRef ds:uri="http://schemas.openxmlformats.org/officeDocument/2006/bibliography"/>
  </ds:schemaRefs>
</ds:datastoreItem>
</file>

<file path=customXml/itemProps4.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5.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44</Pages>
  <Words>3523</Words>
  <Characters>20085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AWS CFT TEMPLATE 2NIC-1VM</dc:subject>
  <dc:creator>Sachin Shivaji Patil</dc:creator>
  <cp:keywords/>
  <dc:description/>
  <cp:lastModifiedBy>Pramod Ashok Nimbhore</cp:lastModifiedBy>
  <cp:revision>25</cp:revision>
  <dcterms:created xsi:type="dcterms:W3CDTF">2022-11-17T17:21:00Z</dcterms:created>
  <dcterms:modified xsi:type="dcterms:W3CDTF">2022-12-27T16:16:00Z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