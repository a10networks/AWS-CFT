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5569" w14:textId="6F863F7B" w:rsidR="00D91493" w:rsidRDefault="00B26C88" w:rsidP="0030077F">
      <w:pPr>
        <w:pStyle w:val="Title"/>
        <w:jc w:val="center"/>
      </w:pPr>
      <w:r>
        <w:t xml:space="preserve">CFT </w:t>
      </w:r>
      <w:r w:rsidR="00D64628">
        <w:t xml:space="preserve">Template – </w:t>
      </w:r>
      <w:r w:rsidR="00D93D15">
        <w:t>2</w:t>
      </w:r>
      <w:r w:rsidR="00D64628">
        <w:t xml:space="preserve"> NIC </w:t>
      </w:r>
      <w:r w:rsidR="00D93D15">
        <w:t>1</w:t>
      </w:r>
      <w:r w:rsidR="00D64628">
        <w:t xml:space="preserve"> vThunder</w:t>
      </w:r>
      <w:r w:rsidR="00370EC5">
        <w:t xml:space="preserve"> Instance</w:t>
      </w:r>
      <w:r w:rsidR="0030077F">
        <w:t xml:space="preserve"> SLB-SSL</w:t>
      </w:r>
      <w:r w:rsidR="005C7857">
        <w:t xml:space="preserve"> </w:t>
      </w:r>
      <w:r w:rsidR="0030077F">
        <w:t>Dev Test Report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802061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0877B0" w14:textId="3E05501C" w:rsidR="001257BB" w:rsidRDefault="001257BB">
          <w:pPr>
            <w:pStyle w:val="TOCHeading"/>
          </w:pPr>
          <w:r>
            <w:t>Contents</w:t>
          </w:r>
        </w:p>
        <w:p w14:paraId="527787A3" w14:textId="7176128F" w:rsidR="004623A6" w:rsidRDefault="001257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44993" w:history="1">
            <w:r w:rsidR="004623A6" w:rsidRPr="00170911">
              <w:rPr>
                <w:rStyle w:val="Hyperlink"/>
                <w:noProof/>
              </w:rPr>
              <w:t>Resource Creation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_Toc119444993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1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4E9B61F0" w14:textId="15A58A57" w:rsidR="004623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444994" w:history="1">
            <w:r w:rsidR="004623A6" w:rsidRPr="00170911">
              <w:rPr>
                <w:rStyle w:val="Hyperlink"/>
                <w:noProof/>
                <w:lang w:val="en-US" w:eastAsia="zh-CN"/>
              </w:rPr>
              <w:t>Stack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_Toc119444994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1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3A091957" w14:textId="1D0DE18E" w:rsidR="004623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444995" w:history="1">
            <w:r w:rsidR="004623A6" w:rsidRPr="00170911">
              <w:rPr>
                <w:rStyle w:val="Hyperlink"/>
                <w:noProof/>
              </w:rPr>
              <w:t>Interfaces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_Toc119444995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2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0A1E00B1" w14:textId="7D068B3B" w:rsidR="004623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444996" w:history="1">
            <w:r w:rsidR="004623A6" w:rsidRPr="00170911">
              <w:rPr>
                <w:rStyle w:val="Hyperlink"/>
                <w:noProof/>
              </w:rPr>
              <w:t>Subnets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_Toc119444996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3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3C0D30DC" w14:textId="3FB6478A" w:rsidR="004623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444997" w:history="1">
            <w:r w:rsidR="004623A6" w:rsidRPr="00170911">
              <w:rPr>
                <w:rStyle w:val="Hyperlink"/>
                <w:noProof/>
              </w:rPr>
              <w:t>Virtual Network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_Toc119444997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3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6118485A" w14:textId="4993EEED" w:rsidR="004623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444998" w:history="1">
            <w:r w:rsidR="004623A6" w:rsidRPr="00170911">
              <w:rPr>
                <w:rStyle w:val="Hyperlink"/>
                <w:noProof/>
              </w:rPr>
              <w:t>Security Group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_Toc119444998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4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7B9C9C21" w14:textId="2800854E" w:rsidR="004623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444999" w:history="1">
            <w:r w:rsidR="004623A6" w:rsidRPr="00170911">
              <w:rPr>
                <w:rStyle w:val="Hyperlink"/>
                <w:rFonts w:ascii="Calibri" w:hAnsi="Calibri" w:cs="Calibri"/>
                <w:noProof/>
              </w:rPr>
              <w:t>vThunder Instances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_Toc119444999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6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421E8C5C" w14:textId="68E04760" w:rsidR="004623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445000" w:history="1">
            <w:r w:rsidR="004623A6" w:rsidRPr="00170911">
              <w:rPr>
                <w:rStyle w:val="Hyperlink"/>
                <w:noProof/>
              </w:rPr>
              <w:t>Public Ip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_Toc119445000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6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28FB6E54" w14:textId="624D9986" w:rsidR="004623A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445001" w:history="1">
            <w:r w:rsidR="004623A6" w:rsidRPr="00170911">
              <w:rPr>
                <w:rStyle w:val="Hyperlink"/>
                <w:noProof/>
              </w:rPr>
              <w:t>Internet Gateway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_Toc119445001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7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50C45C3D" w14:textId="7165CA8B" w:rsidR="004623A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9445002" w:history="1">
            <w:r w:rsidR="004623A6" w:rsidRPr="00170911">
              <w:rPr>
                <w:rStyle w:val="Hyperlink"/>
                <w:noProof/>
              </w:rPr>
              <w:t>vThunder IP Configuration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_Toc119445002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7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18137431" w14:textId="115DFF67" w:rsidR="004623A6" w:rsidRDefault="0000000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19445003" w:history="1">
            <w:r w:rsidR="004623A6" w:rsidRPr="00170911">
              <w:rPr>
                <w:rStyle w:val="Hyperlink"/>
                <w:noProof/>
              </w:rPr>
              <w:t>Slb verification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_Toc119445003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7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3D5D4216" w14:textId="420A9F44" w:rsidR="004623A6" w:rsidRDefault="0000000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19445004" w:history="1">
            <w:r w:rsidR="004623A6" w:rsidRPr="00170911">
              <w:rPr>
                <w:rStyle w:val="Hyperlink"/>
                <w:noProof/>
              </w:rPr>
              <w:t>SSL verification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_Toc119445004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8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3DBD0801" w14:textId="28455BF1" w:rsidR="004623A6" w:rsidRDefault="00000000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19445005" w:history="1">
            <w:r w:rsidR="004623A6" w:rsidRPr="00170911">
              <w:rPr>
                <w:rStyle w:val="Hyperlink"/>
                <w:noProof/>
              </w:rPr>
              <w:t>Traffic Testing</w:t>
            </w:r>
            <w:r w:rsidR="004623A6">
              <w:rPr>
                <w:noProof/>
                <w:webHidden/>
              </w:rPr>
              <w:tab/>
            </w:r>
            <w:r w:rsidR="004623A6">
              <w:rPr>
                <w:noProof/>
                <w:webHidden/>
              </w:rPr>
              <w:fldChar w:fldCharType="begin"/>
            </w:r>
            <w:r w:rsidR="004623A6">
              <w:rPr>
                <w:noProof/>
                <w:webHidden/>
              </w:rPr>
              <w:instrText xml:space="preserve"> PAGEREF _Toc119445005 \h </w:instrText>
            </w:r>
            <w:r w:rsidR="004623A6">
              <w:rPr>
                <w:noProof/>
                <w:webHidden/>
              </w:rPr>
            </w:r>
            <w:r w:rsidR="004623A6">
              <w:rPr>
                <w:noProof/>
                <w:webHidden/>
              </w:rPr>
              <w:fldChar w:fldCharType="separate"/>
            </w:r>
            <w:r w:rsidR="004623A6">
              <w:rPr>
                <w:noProof/>
                <w:webHidden/>
              </w:rPr>
              <w:t>9</w:t>
            </w:r>
            <w:r w:rsidR="004623A6">
              <w:rPr>
                <w:noProof/>
                <w:webHidden/>
              </w:rPr>
              <w:fldChar w:fldCharType="end"/>
            </w:r>
          </w:hyperlink>
        </w:p>
        <w:p w14:paraId="4CE47620" w14:textId="17E8E92E" w:rsidR="001257BB" w:rsidRDefault="001257BB">
          <w:r>
            <w:rPr>
              <w:b/>
              <w:bCs/>
              <w:noProof/>
            </w:rPr>
            <w:fldChar w:fldCharType="end"/>
          </w:r>
        </w:p>
      </w:sdtContent>
    </w:sdt>
    <w:p w14:paraId="2797FE62" w14:textId="23876CC6" w:rsidR="00404E88" w:rsidRDefault="00404E88" w:rsidP="001257BB">
      <w:pPr>
        <w:pStyle w:val="TOCHeading"/>
      </w:pPr>
    </w:p>
    <w:p w14:paraId="74F78294" w14:textId="77777777" w:rsidR="00404E88" w:rsidRPr="00404E88" w:rsidRDefault="00404E88" w:rsidP="00404E88"/>
    <w:p w14:paraId="0DE41C38" w14:textId="031B4CD1" w:rsidR="00D64628" w:rsidRDefault="00D64628" w:rsidP="00D64628"/>
    <w:p w14:paraId="7504560C" w14:textId="77777777" w:rsidR="00E27D8B" w:rsidRDefault="00E27D8B" w:rsidP="00D64628"/>
    <w:p w14:paraId="01D39A84" w14:textId="77777777" w:rsidR="00E27D8B" w:rsidRDefault="00E27D8B" w:rsidP="00D64628"/>
    <w:p w14:paraId="2DDB7287" w14:textId="28249333" w:rsidR="00E27D8B" w:rsidRDefault="00E27D8B" w:rsidP="00D64628"/>
    <w:p w14:paraId="1E2FC1ED" w14:textId="292F75FE" w:rsidR="006B40F1" w:rsidRDefault="006B40F1" w:rsidP="00D64628"/>
    <w:p w14:paraId="1CCE6366" w14:textId="77777777" w:rsidR="006B40F1" w:rsidRDefault="006B40F1" w:rsidP="00D64628"/>
    <w:p w14:paraId="39F86F84" w14:textId="1FAA8C64" w:rsidR="00370D06" w:rsidRDefault="00370D06" w:rsidP="007D7597"/>
    <w:p w14:paraId="6CD89DEF" w14:textId="248EB7B2" w:rsidR="004B7602" w:rsidRDefault="004B7602" w:rsidP="007D7597"/>
    <w:p w14:paraId="7BE30493" w14:textId="7E02347D" w:rsidR="004B7602" w:rsidRDefault="004B7602" w:rsidP="007D7597"/>
    <w:p w14:paraId="1B9A27CB" w14:textId="77777777" w:rsidR="004623A6" w:rsidRDefault="004623A6" w:rsidP="00B26C88">
      <w:pPr>
        <w:pStyle w:val="Heading1"/>
        <w:rPr>
          <w:rStyle w:val="normaltextrun"/>
        </w:rPr>
      </w:pPr>
      <w:bookmarkStart w:id="0" w:name="_Toc109115041"/>
      <w:bookmarkStart w:id="1" w:name="_Toc119444993"/>
    </w:p>
    <w:p w14:paraId="3AA9771D" w14:textId="5B926E31" w:rsidR="00D93D15" w:rsidRDefault="004B7602" w:rsidP="00B26C88">
      <w:pPr>
        <w:pStyle w:val="Heading1"/>
      </w:pPr>
      <w:r w:rsidRPr="002F23F5">
        <w:rPr>
          <w:rStyle w:val="normaltextrun"/>
        </w:rPr>
        <w:t>Resource Creation</w:t>
      </w:r>
      <w:bookmarkEnd w:id="0"/>
      <w:bookmarkEnd w:id="1"/>
      <w:r w:rsidRPr="002F23F5">
        <w:rPr>
          <w:rStyle w:val="eop"/>
        </w:rPr>
        <w:t> </w:t>
      </w:r>
    </w:p>
    <w:p w14:paraId="723712FA" w14:textId="073554A3" w:rsidR="00D93D15" w:rsidRDefault="00D93D15" w:rsidP="00D93D15">
      <w:pPr>
        <w:pStyle w:val="Heading2"/>
        <w:rPr>
          <w:lang w:val="en-US" w:eastAsia="zh-CN"/>
        </w:rPr>
      </w:pPr>
      <w:bookmarkStart w:id="2" w:name="_Toc119444994"/>
      <w:r>
        <w:rPr>
          <w:lang w:val="en-US" w:eastAsia="zh-CN"/>
        </w:rPr>
        <w:t>Stack</w:t>
      </w:r>
      <w:bookmarkEnd w:id="2"/>
      <w:r>
        <w:rPr>
          <w:lang w:val="en-US" w:eastAsia="zh-CN"/>
        </w:rPr>
        <w:t xml:space="preserve"> </w:t>
      </w:r>
    </w:p>
    <w:p w14:paraId="34223F34" w14:textId="522B9614" w:rsidR="002F23F5" w:rsidRDefault="00895809" w:rsidP="00895809">
      <w:pPr>
        <w:rPr>
          <w:lang w:val="en-US" w:eastAsia="zh-CN"/>
        </w:rPr>
      </w:pPr>
      <w:r>
        <w:rPr>
          <w:lang w:val="en-US" w:eastAsia="zh-CN"/>
        </w:rPr>
        <w:t xml:space="preserve">Expected outcome: one stack </w:t>
      </w:r>
      <w:r w:rsidR="002F23F5">
        <w:rPr>
          <w:lang w:val="en-US" w:eastAsia="zh-CN"/>
        </w:rPr>
        <w:t>should get created with all resources needed.</w:t>
      </w:r>
    </w:p>
    <w:p w14:paraId="18E33CD0" w14:textId="6B7D3289" w:rsidR="002F23F5" w:rsidRDefault="002F23F5" w:rsidP="00895809">
      <w:pPr>
        <w:rPr>
          <w:lang w:val="en-US" w:eastAsia="zh-CN"/>
        </w:rPr>
      </w:pPr>
      <w:r w:rsidRPr="77F4995C">
        <w:rPr>
          <w:lang w:val="en-US" w:eastAsia="zh-CN"/>
        </w:rPr>
        <w:t>Actual outcome: one stack is created with all resources needed.</w:t>
      </w:r>
    </w:p>
    <w:p w14:paraId="2B8E6452" w14:textId="40D589E6" w:rsidR="004B7602" w:rsidRPr="00B26C88" w:rsidRDefault="002B6EBD" w:rsidP="77F4995C">
      <w:r w:rsidRPr="00AC408A">
        <w:rPr>
          <w:noProof/>
        </w:rPr>
        <w:drawing>
          <wp:inline distT="0" distB="0" distL="0" distR="0" wp14:anchorId="5B181D10" wp14:editId="27AAF271">
            <wp:extent cx="5731510" cy="2901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5DB5" w14:textId="77777777" w:rsidR="004B7602" w:rsidRPr="002F23F5" w:rsidRDefault="004B7602" w:rsidP="002F23F5">
      <w:pPr>
        <w:pStyle w:val="Heading2"/>
      </w:pPr>
      <w:bookmarkStart w:id="3" w:name="_Toc109115042"/>
      <w:bookmarkStart w:id="4" w:name="_Toc119444995"/>
      <w:r w:rsidRPr="002F23F5">
        <w:rPr>
          <w:rStyle w:val="normaltextrun"/>
        </w:rPr>
        <w:t>Interfaces</w:t>
      </w:r>
      <w:bookmarkEnd w:id="3"/>
      <w:bookmarkEnd w:id="4"/>
      <w:r w:rsidRPr="002F23F5">
        <w:rPr>
          <w:rStyle w:val="eop"/>
        </w:rPr>
        <w:t> </w:t>
      </w:r>
    </w:p>
    <w:p w14:paraId="193699E9" w14:textId="06889C70" w:rsidR="004B7602" w:rsidRPr="00AB142A" w:rsidRDefault="004B7602" w:rsidP="00AB142A">
      <w:pPr>
        <w:pStyle w:val="ListParagraph"/>
        <w:numPr>
          <w:ilvl w:val="0"/>
          <w:numId w:val="12"/>
        </w:numPr>
      </w:pPr>
      <w:r w:rsidRPr="00AB142A">
        <w:rPr>
          <w:rStyle w:val="normaltextrun"/>
          <w:rFonts w:ascii="Calibri" w:eastAsiaTheme="majorEastAsia" w:hAnsi="Calibri" w:cs="Calibri"/>
        </w:rPr>
        <w:t>Expected Outcome: 2 interfaces (1 management, 1 data interfaces) should get created</w:t>
      </w:r>
      <w:r w:rsidR="00AB142A" w:rsidRPr="00AB142A">
        <w:rPr>
          <w:rStyle w:val="normaltextrun"/>
          <w:rFonts w:ascii="Calibri" w:eastAsiaTheme="majorEastAsia" w:hAnsi="Calibri" w:cs="Calibri"/>
        </w:rPr>
        <w:t xml:space="preserve"> </w:t>
      </w:r>
      <w:r w:rsidR="00AB142A">
        <w:t>and each interface is from different subnet</w:t>
      </w:r>
      <w:r w:rsidRPr="00AB142A">
        <w:rPr>
          <w:rStyle w:val="normaltextrun"/>
          <w:rFonts w:ascii="Calibri" w:eastAsiaTheme="majorEastAsia" w:hAnsi="Calibri" w:cs="Calibri"/>
        </w:rPr>
        <w:t>.</w:t>
      </w:r>
      <w:r w:rsidRPr="00AB142A">
        <w:rPr>
          <w:rStyle w:val="eop"/>
          <w:rFonts w:ascii="Calibri" w:hAnsi="Calibri" w:cs="Calibri"/>
        </w:rPr>
        <w:t> </w:t>
      </w:r>
    </w:p>
    <w:p w14:paraId="5EBB391D" w14:textId="1F4D16D9" w:rsidR="004B7602" w:rsidRPr="00D93D15" w:rsidRDefault="004B7602" w:rsidP="004B7602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Actual Outcome: 2 interfaces are created and attached to ec2 instance.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7240DF" w14:textId="77777777" w:rsidR="00D93D15" w:rsidRDefault="00D93D15" w:rsidP="00D93D1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</w:rPr>
      </w:pPr>
    </w:p>
    <w:p w14:paraId="6F36826A" w14:textId="1FE14383" w:rsidR="00370EC5" w:rsidRDefault="00370EC5" w:rsidP="00370EC5">
      <w:pPr>
        <w:pStyle w:val="paragraph"/>
        <w:numPr>
          <w:ilvl w:val="2"/>
          <w:numId w:val="12"/>
        </w:numPr>
        <w:spacing w:before="0" w:beforeAutospacing="0" w:after="0" w:afterAutospacing="0"/>
        <w:jc w:val="both"/>
        <w:textAlignment w:val="baseline"/>
      </w:pPr>
      <w:r>
        <w:rPr>
          <w:rFonts w:ascii="Calibri" w:hAnsi="Calibri" w:cs="Calibri"/>
          <w:noProof/>
          <w:sz w:val="22"/>
          <w:szCs w:val="22"/>
        </w:rPr>
        <w:t>Management Interface</w:t>
      </w:r>
    </w:p>
    <w:p w14:paraId="03BF5EFA" w14:textId="7E802FDB" w:rsidR="00370EC5" w:rsidRDefault="002B6EBD" w:rsidP="004B76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6B8CF1C" wp14:editId="0D5E9DEE">
            <wp:extent cx="5731510" cy="28511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DB6F" w14:textId="77777777" w:rsidR="00AC705E" w:rsidRDefault="00AC705E" w:rsidP="004B76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696D9CB" w14:textId="2B5B64C6" w:rsidR="00370EC5" w:rsidRDefault="00370EC5" w:rsidP="00370EC5">
      <w:pPr>
        <w:pStyle w:val="paragraph"/>
        <w:numPr>
          <w:ilvl w:val="2"/>
          <w:numId w:val="1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Data Interface</w:t>
      </w:r>
    </w:p>
    <w:p w14:paraId="6C35C3E3" w14:textId="77777777" w:rsidR="00370EC5" w:rsidRDefault="00370EC5" w:rsidP="00370EC5">
      <w:pPr>
        <w:pStyle w:val="paragraph"/>
        <w:spacing w:before="0" w:beforeAutospacing="0" w:after="0" w:afterAutospacing="0"/>
        <w:ind w:left="2160"/>
        <w:textAlignment w:val="baseline"/>
        <w:rPr>
          <w:rFonts w:ascii="Calibri" w:hAnsi="Calibri" w:cs="Calibri"/>
          <w:sz w:val="22"/>
          <w:szCs w:val="22"/>
        </w:rPr>
      </w:pPr>
    </w:p>
    <w:p w14:paraId="3F3B42A1" w14:textId="69C33D02" w:rsidR="004B7602" w:rsidRDefault="002B6EBD" w:rsidP="002831F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2087675" wp14:editId="3289EDDE">
            <wp:extent cx="5731510" cy="2851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9CC" w14:textId="77777777" w:rsidR="004B7602" w:rsidRPr="002F23F5" w:rsidRDefault="004B7602" w:rsidP="002F23F5">
      <w:pPr>
        <w:pStyle w:val="Heading2"/>
      </w:pPr>
      <w:bookmarkStart w:id="5" w:name="_Toc109115043"/>
      <w:bookmarkStart w:id="6" w:name="_Toc119444996"/>
      <w:r w:rsidRPr="002F23F5">
        <w:rPr>
          <w:rStyle w:val="normaltextrun"/>
        </w:rPr>
        <w:t>Subnets</w:t>
      </w:r>
      <w:bookmarkEnd w:id="5"/>
      <w:bookmarkEnd w:id="6"/>
      <w:r w:rsidRPr="002F23F5">
        <w:rPr>
          <w:rStyle w:val="eop"/>
        </w:rPr>
        <w:t> </w:t>
      </w:r>
    </w:p>
    <w:p w14:paraId="32E8B855" w14:textId="7375E600" w:rsidR="00AB142A" w:rsidRDefault="00AB142A" w:rsidP="00AB142A">
      <w:pPr>
        <w:pStyle w:val="ListParagraph"/>
        <w:numPr>
          <w:ilvl w:val="0"/>
          <w:numId w:val="21"/>
        </w:numPr>
      </w:pPr>
      <w:r>
        <w:t>Expected Outcome: 2 subnets should get created</w:t>
      </w:r>
      <w:r w:rsidR="00040B05">
        <w:t>.</w:t>
      </w:r>
    </w:p>
    <w:p w14:paraId="4CEDFD36" w14:textId="64B58D0D" w:rsidR="004B7602" w:rsidRPr="00040B05" w:rsidRDefault="00AB142A" w:rsidP="001A01DE">
      <w:pPr>
        <w:pStyle w:val="ListParagraph"/>
        <w:numPr>
          <w:ilvl w:val="0"/>
          <w:numId w:val="21"/>
        </w:numPr>
        <w:spacing w:after="0"/>
        <w:textAlignment w:val="baseline"/>
        <w:rPr>
          <w:rFonts w:ascii="Calibri" w:hAnsi="Calibri" w:cs="Calibri"/>
        </w:rPr>
      </w:pPr>
      <w:r>
        <w:t xml:space="preserve">Actual Outcome: 2 subnets are created. </w:t>
      </w:r>
    </w:p>
    <w:p w14:paraId="3E53D492" w14:textId="2848013C" w:rsidR="004B7602" w:rsidRDefault="002B6EBD" w:rsidP="004623A6">
      <w:pPr>
        <w:spacing w:after="0"/>
        <w:textAlignment w:val="baseline"/>
        <w:rPr>
          <w:rFonts w:ascii="Calibri" w:hAnsi="Calibri" w:cs="Calibri"/>
        </w:rPr>
      </w:pPr>
      <w:r w:rsidRPr="00AC408A">
        <w:rPr>
          <w:rFonts w:ascii="Calibri" w:hAnsi="Calibri" w:cs="Calibri"/>
          <w:noProof/>
        </w:rPr>
        <w:drawing>
          <wp:inline distT="0" distB="0" distL="0" distR="0" wp14:anchorId="6D642BCB" wp14:editId="006D2877">
            <wp:extent cx="5731510" cy="974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045" w14:textId="77777777" w:rsidR="004B7602" w:rsidRPr="002F23F5" w:rsidRDefault="004B7602" w:rsidP="002F23F5">
      <w:pPr>
        <w:pStyle w:val="Heading2"/>
      </w:pPr>
      <w:bookmarkStart w:id="7" w:name="_Toc109115044"/>
      <w:bookmarkStart w:id="8" w:name="_Toc119444997"/>
      <w:r w:rsidRPr="002F23F5">
        <w:rPr>
          <w:rStyle w:val="normaltextrun"/>
        </w:rPr>
        <w:t>Virtual Network</w:t>
      </w:r>
      <w:bookmarkEnd w:id="7"/>
      <w:bookmarkEnd w:id="8"/>
      <w:r w:rsidRPr="002F23F5">
        <w:rPr>
          <w:rStyle w:val="eop"/>
        </w:rPr>
        <w:t> </w:t>
      </w:r>
    </w:p>
    <w:p w14:paraId="1B8D08A2" w14:textId="3F1BF8FF" w:rsidR="004B7602" w:rsidRDefault="004B7602" w:rsidP="004B76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Expected Outcome: 1 virtual network should get created</w:t>
      </w:r>
      <w:r w:rsidR="002831FE">
        <w:rPr>
          <w:rStyle w:val="normaltextrun"/>
          <w:rFonts w:ascii="Calibri" w:eastAsiaTheme="majorEastAsia" w:hAnsi="Calibri" w:cs="Calibri"/>
          <w:sz w:val="22"/>
          <w:szCs w:val="22"/>
        </w:rPr>
        <w:t xml:space="preserve"> </w:t>
      </w:r>
      <w:r w:rsidR="002831FE" w:rsidRPr="002831FE">
        <w:rPr>
          <w:rStyle w:val="normaltextrun"/>
          <w:rFonts w:ascii="Calibri" w:eastAsiaTheme="majorEastAsia" w:hAnsi="Calibri" w:cs="Calibri"/>
          <w:sz w:val="22"/>
          <w:szCs w:val="22"/>
        </w:rPr>
        <w:t>if not exists else present virtual network will be used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0C90DFDC" w14:textId="30F2BFF6" w:rsidR="004B7602" w:rsidRDefault="004B7602" w:rsidP="004B76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eastAsiaTheme="majorEastAsia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Actual Outcome: 1 virtual network is created</w:t>
      </w:r>
      <w:r w:rsidR="002831FE">
        <w:t>.</w:t>
      </w:r>
    </w:p>
    <w:p w14:paraId="2CE8A675" w14:textId="77777777" w:rsidR="004B7602" w:rsidRDefault="004B7602" w:rsidP="004B7602">
      <w:pPr>
        <w:pStyle w:val="paragraph"/>
        <w:spacing w:before="0" w:beforeAutospacing="0" w:after="0" w:afterAutospacing="0"/>
        <w:textAlignment w:val="baseline"/>
        <w:rPr>
          <w:rFonts w:eastAsiaTheme="majorEastAsia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469E6F" w14:textId="40658EA4" w:rsidR="004B7602" w:rsidRDefault="002B6EBD" w:rsidP="004B76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31E0345" wp14:editId="59DC609D">
            <wp:extent cx="5731510" cy="2707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1E2D" w14:textId="77777777" w:rsidR="004B7602" w:rsidRDefault="004B7602" w:rsidP="002831F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399F6CBB" w14:textId="77777777" w:rsidR="004B7602" w:rsidRPr="002F23F5" w:rsidRDefault="004B7602" w:rsidP="002F23F5">
      <w:pPr>
        <w:pStyle w:val="Heading2"/>
      </w:pPr>
      <w:bookmarkStart w:id="9" w:name="_Toc109115045"/>
      <w:bookmarkStart w:id="10" w:name="_Toc119444998"/>
      <w:r w:rsidRPr="002F23F5">
        <w:rPr>
          <w:rStyle w:val="normaltextrun"/>
        </w:rPr>
        <w:lastRenderedPageBreak/>
        <w:t>Security Group</w:t>
      </w:r>
      <w:bookmarkEnd w:id="9"/>
      <w:bookmarkEnd w:id="10"/>
      <w:r w:rsidRPr="002F23F5">
        <w:rPr>
          <w:rStyle w:val="eop"/>
        </w:rPr>
        <w:t> </w:t>
      </w:r>
    </w:p>
    <w:p w14:paraId="341B073E" w14:textId="35B5110C" w:rsidR="004B7602" w:rsidRDefault="004B7602" w:rsidP="004B7602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Expected Outcome: </w:t>
      </w:r>
      <w:r w:rsidR="00040B05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Security Group should get created</w:t>
      </w:r>
      <w:r w:rsidR="00040B05">
        <w:rPr>
          <w:rStyle w:val="normaltextrun"/>
          <w:rFonts w:ascii="Calibri" w:eastAsiaTheme="majorEastAsia" w:hAnsi="Calibri" w:cs="Calibri"/>
          <w:sz w:val="22"/>
          <w:szCs w:val="22"/>
        </w:rPr>
        <w:t>.</w:t>
      </w:r>
    </w:p>
    <w:p w14:paraId="57B590AB" w14:textId="1429FE5F" w:rsidR="006B3C76" w:rsidRPr="002B6EBD" w:rsidRDefault="004B7602" w:rsidP="002B6EBD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Actual Outcome: </w:t>
      </w:r>
      <w:r w:rsidR="00040B05">
        <w:rPr>
          <w:rStyle w:val="normaltextrun"/>
          <w:rFonts w:ascii="Calibri" w:eastAsiaTheme="majorEastAsia" w:hAnsi="Calibri" w:cs="Calibri"/>
          <w:sz w:val="22"/>
          <w:szCs w:val="22"/>
        </w:rPr>
        <w:t>2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Security Group is created and attached to VMs.</w:t>
      </w:r>
      <w:r>
        <w:rPr>
          <w:rStyle w:val="eop"/>
          <w:rFonts w:ascii="Calibri" w:hAnsi="Calibri" w:cs="Calibri"/>
          <w:sz w:val="22"/>
          <w:szCs w:val="22"/>
        </w:rPr>
        <w:t> </w:t>
      </w:r>
      <w:bookmarkStart w:id="11" w:name="_Toc109115046"/>
      <w:bookmarkStart w:id="12" w:name="_Toc119444999"/>
    </w:p>
    <w:p w14:paraId="6923514C" w14:textId="77777777" w:rsidR="002B6EBD" w:rsidRDefault="002B6EBD" w:rsidP="002B6EBD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9E3D9B" wp14:editId="43AE25D8">
            <wp:extent cx="5731510" cy="27870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BA09" w14:textId="77777777" w:rsidR="002B6EBD" w:rsidRDefault="002B6EBD" w:rsidP="002B6EBD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1CD7B48D" w14:textId="77777777" w:rsidR="002B6EBD" w:rsidRDefault="002B6EBD" w:rsidP="002B6EBD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AEEB4B3" wp14:editId="0296F9B8">
            <wp:extent cx="5731510" cy="29444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516D" w14:textId="77777777" w:rsidR="002B6EBD" w:rsidRDefault="002B6EBD" w:rsidP="002B6EBD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6594B855" w14:textId="3C71F53E" w:rsidR="002B6EBD" w:rsidRPr="002B6EBD" w:rsidRDefault="002B6EBD" w:rsidP="002B6EBD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r w:rsidRPr="00AC408A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4F6AE47" wp14:editId="3688E0F8">
            <wp:extent cx="5731510" cy="26701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203" w14:textId="77777777" w:rsidR="002B6EBD" w:rsidRDefault="002B6EBD" w:rsidP="002B6EBD">
      <w:pPr>
        <w:pStyle w:val="Heading2"/>
        <w:ind w:left="720"/>
        <w:rPr>
          <w:rStyle w:val="normaltextrun"/>
          <w:rFonts w:ascii="Calibri" w:hAnsi="Calibri" w:cs="Calibri"/>
          <w:sz w:val="22"/>
          <w:szCs w:val="22"/>
        </w:rPr>
      </w:pPr>
      <w:r w:rsidRPr="00AC408A">
        <w:rPr>
          <w:rStyle w:val="normaltextrun"/>
          <w:rFonts w:ascii="Calibri" w:hAnsi="Calibri" w:cs="Calibri"/>
          <w:noProof/>
          <w:sz w:val="22"/>
          <w:szCs w:val="22"/>
        </w:rPr>
        <w:drawing>
          <wp:inline distT="0" distB="0" distL="0" distR="0" wp14:anchorId="3C2B485C" wp14:editId="6383C916">
            <wp:extent cx="5731510" cy="28479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310B" w14:textId="77777777" w:rsidR="002B6EBD" w:rsidRPr="002B6EBD" w:rsidRDefault="002B6EBD" w:rsidP="002B6EBD">
      <w:pPr>
        <w:pStyle w:val="paragraph"/>
        <w:spacing w:before="0" w:beforeAutospacing="0" w:after="0" w:afterAutospacing="0"/>
        <w:textAlignment w:val="baseline"/>
      </w:pPr>
    </w:p>
    <w:p w14:paraId="665B25BD" w14:textId="77777777" w:rsidR="006B3C76" w:rsidRDefault="006B3C76" w:rsidP="002F23F5">
      <w:pPr>
        <w:pStyle w:val="Heading2"/>
        <w:rPr>
          <w:rStyle w:val="normaltextrun"/>
          <w:rFonts w:ascii="Calibri" w:hAnsi="Calibri" w:cs="Calibri"/>
          <w:sz w:val="22"/>
          <w:szCs w:val="22"/>
        </w:rPr>
      </w:pPr>
    </w:p>
    <w:p w14:paraId="3FF479B8" w14:textId="0D9D4B37" w:rsidR="004B7602" w:rsidRDefault="004B7602" w:rsidP="002F23F5">
      <w:pPr>
        <w:pStyle w:val="Heading2"/>
      </w:pPr>
      <w:r>
        <w:rPr>
          <w:rStyle w:val="normaltextrun"/>
          <w:rFonts w:ascii="Calibri" w:hAnsi="Calibri" w:cs="Calibri"/>
          <w:sz w:val="22"/>
          <w:szCs w:val="22"/>
        </w:rPr>
        <w:t>vThunder Instances</w:t>
      </w:r>
      <w:bookmarkEnd w:id="11"/>
      <w:bookmarkEnd w:id="12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EE5758" w14:textId="433A49B9" w:rsidR="004B7602" w:rsidRDefault="004B7602" w:rsidP="004B7602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Expected Outcome: 1 vThunder instances should get created having </w:t>
      </w:r>
      <w:r w:rsidR="002831FE">
        <w:rPr>
          <w:rStyle w:val="normaltextrun"/>
          <w:rFonts w:ascii="Calibri" w:eastAsiaTheme="majorEastAsia" w:hAnsi="Calibri" w:cs="Calibri"/>
          <w:sz w:val="22"/>
          <w:szCs w:val="22"/>
        </w:rPr>
        <w:t>given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configuration.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999A17" w14:textId="293E3103" w:rsidR="004B7602" w:rsidRDefault="004B7602" w:rsidP="004B7602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Actual Outcome: 1 vThunder instances are created having </w:t>
      </w:r>
      <w:r w:rsidR="002831FE">
        <w:rPr>
          <w:rStyle w:val="normaltextrun"/>
          <w:rFonts w:ascii="Calibri" w:eastAsiaTheme="majorEastAsia" w:hAnsi="Calibri" w:cs="Calibri"/>
          <w:sz w:val="22"/>
          <w:szCs w:val="22"/>
        </w:rPr>
        <w:t>given</w:t>
      </w:r>
      <w:r>
        <w:rPr>
          <w:rStyle w:val="normaltextrun"/>
          <w:rFonts w:ascii="Calibri" w:eastAsiaTheme="majorEastAsia" w:hAnsi="Calibri" w:cs="Calibri"/>
          <w:sz w:val="22"/>
          <w:szCs w:val="22"/>
        </w:rPr>
        <w:t xml:space="preserve"> configuration.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FA8855" w14:textId="77777777" w:rsidR="00D93D15" w:rsidRDefault="00D93D15" w:rsidP="00D93D15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09B95D5E" w14:textId="05ECE49B" w:rsidR="004B7602" w:rsidRDefault="002B6EBD" w:rsidP="004B7602">
      <w:r w:rsidRPr="00AC408A">
        <w:rPr>
          <w:noProof/>
        </w:rPr>
        <w:lastRenderedPageBreak/>
        <w:drawing>
          <wp:inline distT="0" distB="0" distL="0" distR="0" wp14:anchorId="6C0AC41B" wp14:editId="4DE2D937">
            <wp:extent cx="5731510" cy="28911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A527" w14:textId="049F9780" w:rsidR="000B6D40" w:rsidRDefault="000B6D40" w:rsidP="000B6D40">
      <w:pPr>
        <w:pStyle w:val="Heading2"/>
      </w:pPr>
      <w:r>
        <w:t>Server</w:t>
      </w:r>
    </w:p>
    <w:p w14:paraId="4ED8AA46" w14:textId="10BFFC84" w:rsidR="000B6D40" w:rsidRDefault="000B6D40" w:rsidP="000B6D4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Expected Outcome: 1 server instance should get created.</w:t>
      </w:r>
    </w:p>
    <w:p w14:paraId="07A91B96" w14:textId="6D5D9D32" w:rsidR="000B6D40" w:rsidRPr="000B6D40" w:rsidRDefault="000B6D40" w:rsidP="000B6D4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sz w:val="22"/>
          <w:szCs w:val="22"/>
        </w:rPr>
        <w:t>Actual Outcome: 1 server instance are created.</w:t>
      </w:r>
    </w:p>
    <w:p w14:paraId="3B647FA6" w14:textId="77777777" w:rsidR="000B6D40" w:rsidRPr="000B6D40" w:rsidRDefault="000B6D40" w:rsidP="000B6D40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728EFBB" w14:textId="3CE18C28" w:rsidR="000B6D40" w:rsidRPr="000B6D40" w:rsidRDefault="002B6EBD" w:rsidP="000B6D4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50669C">
        <w:rPr>
          <w:rStyle w:val="normaltextrun"/>
          <w:rFonts w:ascii="Calibri" w:hAnsi="Calibri" w:cs="Calibri"/>
          <w:noProof/>
          <w:sz w:val="22"/>
          <w:szCs w:val="22"/>
        </w:rPr>
        <w:drawing>
          <wp:inline distT="0" distB="0" distL="0" distR="0" wp14:anchorId="33CAB319" wp14:editId="727DAEFB">
            <wp:extent cx="5731510" cy="28060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32CC" w14:textId="77777777" w:rsidR="000B6D40" w:rsidRPr="000B6D40" w:rsidRDefault="000B6D40" w:rsidP="000B6D40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122768E2" w14:textId="5FDDCE7C" w:rsidR="00C372F3" w:rsidRDefault="00C372F3" w:rsidP="00C372F3">
      <w:pPr>
        <w:pStyle w:val="Heading2"/>
      </w:pPr>
      <w:bookmarkStart w:id="13" w:name="_Toc119445000"/>
      <w:r>
        <w:t>Public Ip</w:t>
      </w:r>
      <w:bookmarkEnd w:id="13"/>
    </w:p>
    <w:p w14:paraId="0CEF6FD6" w14:textId="77777777" w:rsidR="00C372F3" w:rsidRDefault="00C372F3" w:rsidP="00C372F3">
      <w:pPr>
        <w:pStyle w:val="ListParagraph"/>
        <w:numPr>
          <w:ilvl w:val="0"/>
          <w:numId w:val="22"/>
        </w:numPr>
      </w:pPr>
      <w:r>
        <w:t>Expected Outcome: 1 public ip should get created.</w:t>
      </w:r>
    </w:p>
    <w:p w14:paraId="5C00FF9A" w14:textId="2A6C2AF1" w:rsidR="00C372F3" w:rsidRDefault="00C372F3" w:rsidP="00C372F3">
      <w:pPr>
        <w:pStyle w:val="ListParagraph"/>
        <w:numPr>
          <w:ilvl w:val="0"/>
          <w:numId w:val="22"/>
        </w:numPr>
      </w:pPr>
      <w:r>
        <w:t>Actual Outcome: 1 public ip is created and attached to first interfaces.</w:t>
      </w:r>
    </w:p>
    <w:p w14:paraId="292BEAC7" w14:textId="6649C34D" w:rsidR="00C372F3" w:rsidRDefault="002B6EBD" w:rsidP="004B7602">
      <w:r w:rsidRPr="0050669C">
        <w:rPr>
          <w:noProof/>
        </w:rPr>
        <w:lastRenderedPageBreak/>
        <w:drawing>
          <wp:inline distT="0" distB="0" distL="0" distR="0" wp14:anchorId="36D64D2C" wp14:editId="454A1517">
            <wp:extent cx="5731510" cy="27908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EF77" w14:textId="77777777" w:rsidR="006B3C76" w:rsidRDefault="006B3C76" w:rsidP="004B7602">
      <w:pPr>
        <w:pStyle w:val="Heading2"/>
      </w:pPr>
      <w:bookmarkStart w:id="14" w:name="_Toc109115047"/>
      <w:bookmarkStart w:id="15" w:name="_Toc119445001"/>
    </w:p>
    <w:p w14:paraId="273FA01D" w14:textId="5306EF58" w:rsidR="004B7602" w:rsidRDefault="004B7602" w:rsidP="004B7602">
      <w:pPr>
        <w:pStyle w:val="Heading2"/>
      </w:pPr>
      <w:r>
        <w:t>Internet Gateway</w:t>
      </w:r>
      <w:bookmarkEnd w:id="14"/>
      <w:bookmarkEnd w:id="15"/>
      <w:r>
        <w:t xml:space="preserve"> </w:t>
      </w:r>
    </w:p>
    <w:p w14:paraId="4EEE3E85" w14:textId="77777777" w:rsidR="004B7602" w:rsidRDefault="004B7602" w:rsidP="004B7602">
      <w:pPr>
        <w:pStyle w:val="ListParagraph"/>
        <w:numPr>
          <w:ilvl w:val="0"/>
          <w:numId w:val="18"/>
        </w:numPr>
        <w:spacing w:line="256" w:lineRule="auto"/>
      </w:pPr>
      <w:r>
        <w:t>Expected outcome: one internet gateway should be created</w:t>
      </w:r>
    </w:p>
    <w:p w14:paraId="24E140D2" w14:textId="2C93650F" w:rsidR="004B7602" w:rsidRDefault="004B7602" w:rsidP="004B7602">
      <w:pPr>
        <w:pStyle w:val="ListParagraph"/>
        <w:numPr>
          <w:ilvl w:val="0"/>
          <w:numId w:val="18"/>
        </w:numPr>
        <w:spacing w:line="256" w:lineRule="auto"/>
      </w:pPr>
      <w:r>
        <w:t>Actual outcome: one internet gateway is created.</w:t>
      </w:r>
    </w:p>
    <w:p w14:paraId="64D116E2" w14:textId="126B28CD" w:rsidR="00EC7404" w:rsidRPr="002B6EBD" w:rsidRDefault="002B6EBD" w:rsidP="002B6EBD">
      <w:pPr>
        <w:spacing w:line="256" w:lineRule="auto"/>
      </w:pPr>
      <w:r w:rsidRPr="0050669C">
        <w:rPr>
          <w:noProof/>
        </w:rPr>
        <w:drawing>
          <wp:inline distT="0" distB="0" distL="0" distR="0" wp14:anchorId="4E166052" wp14:editId="40A198AE">
            <wp:extent cx="5731510" cy="2009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101188711"/>
      <w:bookmarkStart w:id="17" w:name="_Toc119445002"/>
      <w:bookmarkStart w:id="18" w:name="_Toc101188712"/>
      <w:bookmarkStart w:id="19" w:name="_Toc109115048"/>
    </w:p>
    <w:p w14:paraId="2CCCF0A3" w14:textId="71A16A88" w:rsidR="00AD66BC" w:rsidRDefault="00AD66BC" w:rsidP="00AD66BC">
      <w:pPr>
        <w:pStyle w:val="Heading1"/>
      </w:pPr>
      <w:r>
        <w:lastRenderedPageBreak/>
        <w:t>vThunder IP Configuration</w:t>
      </w:r>
      <w:bookmarkEnd w:id="16"/>
      <w:bookmarkEnd w:id="17"/>
    </w:p>
    <w:p w14:paraId="669100D6" w14:textId="77777777" w:rsidR="00B70EC6" w:rsidRDefault="00B70EC6" w:rsidP="00B70EC6">
      <w:pPr>
        <w:pStyle w:val="Heading3"/>
      </w:pPr>
      <w:bookmarkStart w:id="20" w:name="_Toc119395987"/>
      <w:bookmarkStart w:id="21" w:name="_Toc119445003"/>
      <w:bookmarkEnd w:id="18"/>
      <w:bookmarkEnd w:id="19"/>
      <w:r>
        <w:t>Slb verification</w:t>
      </w:r>
      <w:bookmarkEnd w:id="20"/>
      <w:bookmarkEnd w:id="21"/>
    </w:p>
    <w:p w14:paraId="2429FFFC" w14:textId="46CD345D" w:rsidR="00B70EC6" w:rsidRDefault="002B6EBD" w:rsidP="00B70EC6">
      <w:ins w:id="22" w:author="Shubra Singh" w:date="2022-12-16T17:02:00Z">
        <w:r w:rsidRPr="00211370">
          <w:rPr>
            <w:noProof/>
          </w:rPr>
          <w:drawing>
            <wp:inline distT="0" distB="0" distL="0" distR="0" wp14:anchorId="0F0B6F98" wp14:editId="44C4E54C">
              <wp:extent cx="3816546" cy="4978656"/>
              <wp:effectExtent l="0" t="0" r="0" b="0"/>
              <wp:docPr id="60" name="Picture 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6546" cy="49786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A4E2136" w14:textId="77777777" w:rsidR="00B70EC6" w:rsidRDefault="00B70EC6" w:rsidP="00B70EC6">
      <w:pPr>
        <w:pStyle w:val="Heading3"/>
      </w:pPr>
      <w:bookmarkStart w:id="23" w:name="_Toc119395988"/>
      <w:bookmarkStart w:id="24" w:name="_Toc119445004"/>
      <w:r>
        <w:t>SSL verification</w:t>
      </w:r>
      <w:bookmarkEnd w:id="23"/>
      <w:bookmarkEnd w:id="24"/>
    </w:p>
    <w:p w14:paraId="225D1D70" w14:textId="77777777" w:rsidR="00B70EC6" w:rsidRPr="004D7785" w:rsidRDefault="00B70EC6" w:rsidP="00B70EC6">
      <w:r w:rsidRPr="00011131">
        <w:rPr>
          <w:noProof/>
        </w:rPr>
        <w:drawing>
          <wp:inline distT="0" distB="0" distL="0" distR="0" wp14:anchorId="14C03066" wp14:editId="2C0D8855">
            <wp:extent cx="5731510" cy="800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8903" w14:textId="2EACD0B0" w:rsidR="00752FF8" w:rsidRDefault="00B70EC6" w:rsidP="00B70EC6">
      <w:pPr>
        <w:pStyle w:val="Heading3"/>
      </w:pPr>
      <w:bookmarkStart w:id="25" w:name="_Toc119445005"/>
      <w:r>
        <w:lastRenderedPageBreak/>
        <w:t>Traffic Testing</w:t>
      </w:r>
      <w:bookmarkEnd w:id="25"/>
    </w:p>
    <w:p w14:paraId="36CEAF54" w14:textId="406DE730" w:rsidR="00B70EC6" w:rsidRDefault="00A0229F" w:rsidP="00B70EC6">
      <w:r w:rsidRPr="00A0229F">
        <w:drawing>
          <wp:inline distT="0" distB="0" distL="0" distR="0" wp14:anchorId="534AF2FB" wp14:editId="3A5BCB4C">
            <wp:extent cx="5731510" cy="2641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42C2" w14:textId="03B8C216" w:rsidR="00B70EC6" w:rsidRDefault="00B70EC6" w:rsidP="00B70EC6"/>
    <w:p w14:paraId="7CA16E44" w14:textId="61FA6755" w:rsidR="00B70EC6" w:rsidRDefault="00B70EC6" w:rsidP="00B70EC6"/>
    <w:p w14:paraId="2521A53E" w14:textId="5E5B2190" w:rsidR="00B70EC6" w:rsidRDefault="00B70EC6" w:rsidP="00B70EC6"/>
    <w:p w14:paraId="269AEC58" w14:textId="69236A8D" w:rsidR="00B70EC6" w:rsidRDefault="00B70EC6" w:rsidP="00B70EC6"/>
    <w:p w14:paraId="6A573E14" w14:textId="0EBB89E1" w:rsidR="00B70EC6" w:rsidRDefault="00B70EC6" w:rsidP="00B70EC6"/>
    <w:p w14:paraId="2749F2E1" w14:textId="4BA52A5F" w:rsidR="00B70EC6" w:rsidRDefault="00B70EC6" w:rsidP="00B70EC6"/>
    <w:p w14:paraId="1B2A1BA5" w14:textId="1A5749BE" w:rsidR="0023389F" w:rsidRDefault="0023389F" w:rsidP="00B70EC6"/>
    <w:p w14:paraId="73969509" w14:textId="21B4BF96" w:rsidR="0023389F" w:rsidRPr="00B70EC6" w:rsidRDefault="0023389F" w:rsidP="00B70EC6"/>
    <w:sectPr w:rsidR="0023389F" w:rsidRPr="00B70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7407"/>
    <w:multiLevelType w:val="hybridMultilevel"/>
    <w:tmpl w:val="4B264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42873"/>
    <w:multiLevelType w:val="hybridMultilevel"/>
    <w:tmpl w:val="E7F43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1091A"/>
    <w:multiLevelType w:val="hybridMultilevel"/>
    <w:tmpl w:val="340E4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87A96"/>
    <w:multiLevelType w:val="hybridMultilevel"/>
    <w:tmpl w:val="419C6A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D45EC"/>
    <w:multiLevelType w:val="hybridMultilevel"/>
    <w:tmpl w:val="7D2EF32A"/>
    <w:lvl w:ilvl="0" w:tplc="74541D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4A822CE"/>
    <w:multiLevelType w:val="hybridMultilevel"/>
    <w:tmpl w:val="EE3AA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C729D"/>
    <w:multiLevelType w:val="hybridMultilevel"/>
    <w:tmpl w:val="7E9E0BC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993474"/>
    <w:multiLevelType w:val="hybridMultilevel"/>
    <w:tmpl w:val="D5AE0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F03D9"/>
    <w:multiLevelType w:val="hybridMultilevel"/>
    <w:tmpl w:val="37C02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16264"/>
    <w:multiLevelType w:val="hybridMultilevel"/>
    <w:tmpl w:val="518E40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71CC3FAE">
      <w:start w:val="1"/>
      <w:numFmt w:val="upperRoman"/>
      <w:lvlText w:val="%7."/>
      <w:lvlJc w:val="left"/>
      <w:pPr>
        <w:ind w:left="5400" w:hanging="720"/>
      </w:pPr>
      <w:rPr>
        <w:rFonts w:hint="default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940BBB"/>
    <w:multiLevelType w:val="hybridMultilevel"/>
    <w:tmpl w:val="E1D2F7FE"/>
    <w:lvl w:ilvl="0" w:tplc="5114D4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774121E"/>
    <w:multiLevelType w:val="hybridMultilevel"/>
    <w:tmpl w:val="102003F0"/>
    <w:lvl w:ilvl="0" w:tplc="2A22C1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92163B2"/>
    <w:multiLevelType w:val="hybridMultilevel"/>
    <w:tmpl w:val="243EDA8E"/>
    <w:lvl w:ilvl="0" w:tplc="94D659FA">
      <w:start w:val="5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1419DD"/>
    <w:multiLevelType w:val="hybridMultilevel"/>
    <w:tmpl w:val="E7D0BB0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201581A"/>
    <w:multiLevelType w:val="hybridMultilevel"/>
    <w:tmpl w:val="63645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B01D0"/>
    <w:multiLevelType w:val="hybridMultilevel"/>
    <w:tmpl w:val="C7128A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85E8ABAA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11B3A03"/>
    <w:multiLevelType w:val="hybridMultilevel"/>
    <w:tmpl w:val="B31A75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765D9E"/>
    <w:multiLevelType w:val="hybridMultilevel"/>
    <w:tmpl w:val="5D68B90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D915AA5"/>
    <w:multiLevelType w:val="hybridMultilevel"/>
    <w:tmpl w:val="BB1CB420"/>
    <w:lvl w:ilvl="0" w:tplc="BBC85656">
      <w:start w:val="1"/>
      <w:numFmt w:val="upperRoman"/>
      <w:lvlText w:val="%1."/>
      <w:lvlJc w:val="left"/>
      <w:pPr>
        <w:ind w:left="1080" w:hanging="720"/>
      </w:pPr>
      <w:rPr>
        <w:rFonts w:ascii="Calibri" w:hAnsi="Calibri" w:cs="Calibr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93185"/>
    <w:multiLevelType w:val="hybridMultilevel"/>
    <w:tmpl w:val="06264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2018A8"/>
    <w:multiLevelType w:val="hybridMultilevel"/>
    <w:tmpl w:val="2C6A5E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E92D66"/>
    <w:multiLevelType w:val="hybridMultilevel"/>
    <w:tmpl w:val="5FDAC4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A00F67"/>
    <w:multiLevelType w:val="hybridMultilevel"/>
    <w:tmpl w:val="145ECB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3">
      <w:start w:val="1"/>
      <w:numFmt w:val="upperRoman"/>
      <w:lvlText w:val="%3."/>
      <w:lvlJc w:val="right"/>
      <w:pPr>
        <w:ind w:left="2340" w:hanging="36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3370074">
    <w:abstractNumId w:val="9"/>
  </w:num>
  <w:num w:numId="2" w16cid:durableId="602038159">
    <w:abstractNumId w:val="2"/>
  </w:num>
  <w:num w:numId="3" w16cid:durableId="320890870">
    <w:abstractNumId w:val="13"/>
  </w:num>
  <w:num w:numId="4" w16cid:durableId="1079601825">
    <w:abstractNumId w:val="22"/>
  </w:num>
  <w:num w:numId="5" w16cid:durableId="1996489493">
    <w:abstractNumId w:val="15"/>
  </w:num>
  <w:num w:numId="6" w16cid:durableId="288513484">
    <w:abstractNumId w:val="17"/>
  </w:num>
  <w:num w:numId="7" w16cid:durableId="1421021754">
    <w:abstractNumId w:val="6"/>
  </w:num>
  <w:num w:numId="8" w16cid:durableId="725419902">
    <w:abstractNumId w:val="10"/>
  </w:num>
  <w:num w:numId="9" w16cid:durableId="52823192">
    <w:abstractNumId w:val="4"/>
  </w:num>
  <w:num w:numId="10" w16cid:durableId="1776249223">
    <w:abstractNumId w:val="11"/>
  </w:num>
  <w:num w:numId="11" w16cid:durableId="11187209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63286972">
    <w:abstractNumId w:val="16"/>
  </w:num>
  <w:num w:numId="13" w16cid:durableId="55288524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305548600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8800665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14288325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41197340">
    <w:abstractNumId w:val="3"/>
  </w:num>
  <w:num w:numId="18" w16cid:durableId="2024938618">
    <w:abstractNumId w:val="19"/>
  </w:num>
  <w:num w:numId="19" w16cid:durableId="2038700715">
    <w:abstractNumId w:val="1"/>
  </w:num>
  <w:num w:numId="20" w16cid:durableId="1767531966">
    <w:abstractNumId w:val="18"/>
  </w:num>
  <w:num w:numId="21" w16cid:durableId="1362441862">
    <w:abstractNumId w:val="0"/>
  </w:num>
  <w:num w:numId="22" w16cid:durableId="1587151270">
    <w:abstractNumId w:val="20"/>
  </w:num>
  <w:num w:numId="23" w16cid:durableId="1406342986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ubra Singh">
    <w15:presenceInfo w15:providerId="AD" w15:userId="S::SSingh2@a10networks.com::b85e6042-0215-417b-8465-9c53d98dad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8"/>
    <w:rsid w:val="00013523"/>
    <w:rsid w:val="00040B05"/>
    <w:rsid w:val="000505ED"/>
    <w:rsid w:val="0005387C"/>
    <w:rsid w:val="00066329"/>
    <w:rsid w:val="00073171"/>
    <w:rsid w:val="00077B5A"/>
    <w:rsid w:val="000B6D40"/>
    <w:rsid w:val="000C2455"/>
    <w:rsid w:val="000D273D"/>
    <w:rsid w:val="000E3326"/>
    <w:rsid w:val="000E3815"/>
    <w:rsid w:val="001047A4"/>
    <w:rsid w:val="001257BB"/>
    <w:rsid w:val="00130BAA"/>
    <w:rsid w:val="00131AA3"/>
    <w:rsid w:val="00134F9E"/>
    <w:rsid w:val="00144071"/>
    <w:rsid w:val="00197F86"/>
    <w:rsid w:val="001C2707"/>
    <w:rsid w:val="002310E6"/>
    <w:rsid w:val="0023389F"/>
    <w:rsid w:val="00234DE1"/>
    <w:rsid w:val="00236DAB"/>
    <w:rsid w:val="00244C14"/>
    <w:rsid w:val="00264156"/>
    <w:rsid w:val="002831FE"/>
    <w:rsid w:val="00291634"/>
    <w:rsid w:val="00295B43"/>
    <w:rsid w:val="002A5EA2"/>
    <w:rsid w:val="002B0FED"/>
    <w:rsid w:val="002B6EBD"/>
    <w:rsid w:val="002C3DC6"/>
    <w:rsid w:val="002F23F5"/>
    <w:rsid w:val="0030077F"/>
    <w:rsid w:val="003424C5"/>
    <w:rsid w:val="003631BD"/>
    <w:rsid w:val="00370D06"/>
    <w:rsid w:val="00370EC5"/>
    <w:rsid w:val="00387CE1"/>
    <w:rsid w:val="00395941"/>
    <w:rsid w:val="003B2F3E"/>
    <w:rsid w:val="003C4817"/>
    <w:rsid w:val="003E1A17"/>
    <w:rsid w:val="003F046B"/>
    <w:rsid w:val="003F66D8"/>
    <w:rsid w:val="004026E8"/>
    <w:rsid w:val="00404E88"/>
    <w:rsid w:val="00411ED4"/>
    <w:rsid w:val="0041520B"/>
    <w:rsid w:val="004623A6"/>
    <w:rsid w:val="00497B82"/>
    <w:rsid w:val="00497EF4"/>
    <w:rsid w:val="004B7602"/>
    <w:rsid w:val="004D2074"/>
    <w:rsid w:val="00534B3B"/>
    <w:rsid w:val="00535539"/>
    <w:rsid w:val="00550425"/>
    <w:rsid w:val="00555AC8"/>
    <w:rsid w:val="005659A5"/>
    <w:rsid w:val="005719D1"/>
    <w:rsid w:val="00590DB9"/>
    <w:rsid w:val="00592DB3"/>
    <w:rsid w:val="00596BF8"/>
    <w:rsid w:val="005A0F03"/>
    <w:rsid w:val="005C6076"/>
    <w:rsid w:val="005C7857"/>
    <w:rsid w:val="005E0995"/>
    <w:rsid w:val="005E1BF1"/>
    <w:rsid w:val="005E1E0F"/>
    <w:rsid w:val="005E2227"/>
    <w:rsid w:val="005E6849"/>
    <w:rsid w:val="005F7751"/>
    <w:rsid w:val="00605204"/>
    <w:rsid w:val="00637D62"/>
    <w:rsid w:val="00687300"/>
    <w:rsid w:val="006B3C76"/>
    <w:rsid w:val="006B40F1"/>
    <w:rsid w:val="00705C7A"/>
    <w:rsid w:val="00706457"/>
    <w:rsid w:val="00752FF8"/>
    <w:rsid w:val="0078676D"/>
    <w:rsid w:val="007B7E2D"/>
    <w:rsid w:val="007C510A"/>
    <w:rsid w:val="007C7E7F"/>
    <w:rsid w:val="007D7597"/>
    <w:rsid w:val="00837D11"/>
    <w:rsid w:val="008715AF"/>
    <w:rsid w:val="00886299"/>
    <w:rsid w:val="00892828"/>
    <w:rsid w:val="00895809"/>
    <w:rsid w:val="008D3779"/>
    <w:rsid w:val="008D4255"/>
    <w:rsid w:val="00905D01"/>
    <w:rsid w:val="0096662C"/>
    <w:rsid w:val="009A5A04"/>
    <w:rsid w:val="009B675C"/>
    <w:rsid w:val="009F0F54"/>
    <w:rsid w:val="009F47FB"/>
    <w:rsid w:val="009F7342"/>
    <w:rsid w:val="00A0229F"/>
    <w:rsid w:val="00A03256"/>
    <w:rsid w:val="00A51B35"/>
    <w:rsid w:val="00A521DD"/>
    <w:rsid w:val="00A958D0"/>
    <w:rsid w:val="00AA1480"/>
    <w:rsid w:val="00AB142A"/>
    <w:rsid w:val="00AC13B7"/>
    <w:rsid w:val="00AC705E"/>
    <w:rsid w:val="00AD66BC"/>
    <w:rsid w:val="00B25543"/>
    <w:rsid w:val="00B26C88"/>
    <w:rsid w:val="00B30147"/>
    <w:rsid w:val="00B50F36"/>
    <w:rsid w:val="00B578F0"/>
    <w:rsid w:val="00B62989"/>
    <w:rsid w:val="00B70EC6"/>
    <w:rsid w:val="00BC5C4C"/>
    <w:rsid w:val="00BE4DD9"/>
    <w:rsid w:val="00BE76C1"/>
    <w:rsid w:val="00BF129A"/>
    <w:rsid w:val="00C0339D"/>
    <w:rsid w:val="00C11A9B"/>
    <w:rsid w:val="00C372F3"/>
    <w:rsid w:val="00C3761C"/>
    <w:rsid w:val="00C63303"/>
    <w:rsid w:val="00C84B09"/>
    <w:rsid w:val="00C93826"/>
    <w:rsid w:val="00CA44B9"/>
    <w:rsid w:val="00CB0972"/>
    <w:rsid w:val="00CF6D7A"/>
    <w:rsid w:val="00D64628"/>
    <w:rsid w:val="00D74B40"/>
    <w:rsid w:val="00D91493"/>
    <w:rsid w:val="00D93D15"/>
    <w:rsid w:val="00DA02D1"/>
    <w:rsid w:val="00DC1F23"/>
    <w:rsid w:val="00DC2203"/>
    <w:rsid w:val="00DC5618"/>
    <w:rsid w:val="00DD54DC"/>
    <w:rsid w:val="00DF714C"/>
    <w:rsid w:val="00E27D8B"/>
    <w:rsid w:val="00E44563"/>
    <w:rsid w:val="00E921E7"/>
    <w:rsid w:val="00E9253B"/>
    <w:rsid w:val="00EC7404"/>
    <w:rsid w:val="00ED6323"/>
    <w:rsid w:val="00F4114F"/>
    <w:rsid w:val="00F641E9"/>
    <w:rsid w:val="00FE031E"/>
    <w:rsid w:val="1137F5AE"/>
    <w:rsid w:val="1F01E510"/>
    <w:rsid w:val="77F49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8F0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D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0E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8F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Spacing">
    <w:name w:val="No Spacing"/>
    <w:uiPriority w:val="1"/>
    <w:qFormat/>
    <w:rsid w:val="00B578F0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0D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04E88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E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E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4E88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4B76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4B7602"/>
  </w:style>
  <w:style w:type="character" w:customStyle="1" w:styleId="eop">
    <w:name w:val="eop"/>
    <w:basedOn w:val="DefaultParagraphFont"/>
    <w:rsid w:val="004B7602"/>
  </w:style>
  <w:style w:type="character" w:customStyle="1" w:styleId="Heading3Char">
    <w:name w:val="Heading 3 Char"/>
    <w:basedOn w:val="DefaultParagraphFont"/>
    <w:link w:val="Heading3"/>
    <w:uiPriority w:val="9"/>
    <w:rsid w:val="00B70E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623A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15" ma:contentTypeDescription="Create a new document." ma:contentTypeScope="" ma:versionID="5981b20e7c7e8d95ac0b053d79bd81a8">
  <xsd:schema xmlns:xsd="http://www.w3.org/2001/XMLSchema" xmlns:xs="http://www.w3.org/2001/XMLSchema" xmlns:p="http://schemas.microsoft.com/office/2006/metadata/properties" xmlns:ns2="17b355f2-e188-4ce4-865e-81be069c64c4" xmlns:ns3="7aa5b3ac-ebcd-48cf-8667-06c63e4d2fd2" targetNamespace="http://schemas.microsoft.com/office/2006/metadata/properties" ma:root="true" ma:fieldsID="50d811049dad46bb8611d07a4b58d465" ns2:_="" ns3:_="">
    <xsd:import namespace="17b355f2-e188-4ce4-865e-81be069c64c4"/>
    <xsd:import namespace="7aa5b3ac-ebcd-48cf-8667-06c63e4d2f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ea2af71-83c6-4df1-9c4f-052ce1e7db8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5b3ac-ebcd-48cf-8667-06c63e4d2fd2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112d297a-7301-4185-8ec8-84bdb71faa3c}" ma:internalName="TaxCatchAll" ma:showField="CatchAllData" ma:web="7aa5b3ac-ebcd-48cf-8667-06c63e4d2f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aa5b3ac-ebcd-48cf-8667-06c63e4d2fd2" xsi:nil="true"/>
    <lcf76f155ced4ddcb4097134ff3c332f xmlns="17b355f2-e188-4ce4-865e-81be069c64c4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BC1E85-77A0-41D5-8C5D-9DB2C0A109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7aa5b3ac-ebcd-48cf-8667-06c63e4d2f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  <ds:schemaRef ds:uri="7aa5b3ac-ebcd-48cf-8667-06c63e4d2fd2"/>
    <ds:schemaRef ds:uri="17b355f2-e188-4ce4-865e-81be069c64c4"/>
  </ds:schemaRefs>
</ds:datastoreItem>
</file>

<file path=customXml/itemProps4.xml><?xml version="1.0" encoding="utf-8"?>
<ds:datastoreItem xmlns:ds="http://schemas.openxmlformats.org/officeDocument/2006/customXml" ds:itemID="{719A540C-043B-454E-B09F-DDF07F8E5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Shubra Singh</cp:lastModifiedBy>
  <cp:revision>8</cp:revision>
  <dcterms:created xsi:type="dcterms:W3CDTF">2022-11-15T17:23:00Z</dcterms:created>
  <dcterms:modified xsi:type="dcterms:W3CDTF">2022-12-19T04:14:00Z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  <property fmtid="{D5CDD505-2E9C-101B-9397-08002B2CF9AE}" pid="3" name="MediaServiceImageTags">
    <vt:lpwstr/>
  </property>
</Properties>
</file>